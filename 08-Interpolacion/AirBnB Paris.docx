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FAD81" w14:textId="09671EC4" w:rsidR="00002FAF" w:rsidRPr="00F241A9" w:rsidRDefault="00F241A9" w:rsidP="00002FAF">
      <w:pPr>
        <w:pStyle w:val="Title"/>
        <w:framePr w:w="0" w:hSpace="0" w:vSpace="0" w:wrap="auto" w:vAnchor="margin" w:hAnchor="text" w:xAlign="left" w:yAlign="inline"/>
        <w:rPr>
          <w:lang w:val="es-MX"/>
        </w:rPr>
      </w:pPr>
      <w:r w:rsidRPr="00F241A9">
        <w:rPr>
          <w:lang w:val="es-MX"/>
        </w:rPr>
        <w:t>A</w:t>
      </w:r>
      <w:r w:rsidRPr="00F241A9">
        <w:rPr>
          <w:sz w:val="40"/>
          <w:szCs w:val="40"/>
          <w:lang w:val="es-MX"/>
        </w:rPr>
        <w:t>N</w:t>
      </w:r>
      <w:r>
        <w:rPr>
          <w:sz w:val="40"/>
          <w:szCs w:val="40"/>
          <w:lang w:val="es-MX"/>
        </w:rPr>
        <w:t>Á</w:t>
      </w:r>
      <w:r w:rsidRPr="00F241A9">
        <w:rPr>
          <w:sz w:val="40"/>
          <w:szCs w:val="40"/>
          <w:lang w:val="es-MX"/>
        </w:rPr>
        <w:t>LISIS</w:t>
      </w:r>
      <w:r w:rsidRPr="00F241A9">
        <w:rPr>
          <w:lang w:val="es-MX"/>
        </w:rPr>
        <w:t xml:space="preserve"> </w:t>
      </w:r>
      <w:r w:rsidRPr="00F241A9">
        <w:rPr>
          <w:sz w:val="40"/>
          <w:szCs w:val="40"/>
          <w:lang w:val="es-MX"/>
        </w:rPr>
        <w:t>DE</w:t>
      </w:r>
      <w:r w:rsidRPr="00F241A9">
        <w:rPr>
          <w:lang w:val="es-MX"/>
        </w:rPr>
        <w:t xml:space="preserve"> A</w:t>
      </w:r>
      <w:r w:rsidRPr="00F241A9">
        <w:rPr>
          <w:sz w:val="40"/>
          <w:szCs w:val="40"/>
          <w:lang w:val="es-MX"/>
        </w:rPr>
        <w:t>LOJAMIENTOS</w:t>
      </w:r>
      <w:r w:rsidRPr="00F241A9">
        <w:rPr>
          <w:lang w:val="es-MX"/>
        </w:rPr>
        <w:t xml:space="preserve"> </w:t>
      </w:r>
      <w:r w:rsidRPr="00F241A9">
        <w:rPr>
          <w:sz w:val="40"/>
          <w:szCs w:val="40"/>
          <w:lang w:val="es-MX"/>
        </w:rPr>
        <w:t>DE</w:t>
      </w:r>
      <w:r w:rsidRPr="00F241A9">
        <w:rPr>
          <w:lang w:val="es-MX"/>
        </w:rPr>
        <w:t xml:space="preserve"> A</w:t>
      </w:r>
      <w:r w:rsidRPr="00F241A9">
        <w:rPr>
          <w:sz w:val="40"/>
          <w:szCs w:val="40"/>
          <w:lang w:val="es-MX"/>
        </w:rPr>
        <w:t>IRBNB</w:t>
      </w:r>
      <w:r w:rsidRPr="00F241A9">
        <w:rPr>
          <w:lang w:val="es-MX"/>
        </w:rPr>
        <w:t xml:space="preserve"> </w:t>
      </w:r>
      <w:r w:rsidRPr="00F241A9">
        <w:rPr>
          <w:sz w:val="40"/>
          <w:szCs w:val="40"/>
          <w:lang w:val="es-MX"/>
        </w:rPr>
        <w:t>EN</w:t>
      </w:r>
      <w:r w:rsidRPr="00F241A9">
        <w:rPr>
          <w:lang w:val="es-MX"/>
        </w:rPr>
        <w:t xml:space="preserve"> P</w:t>
      </w:r>
      <w:r w:rsidRPr="00F241A9">
        <w:rPr>
          <w:sz w:val="40"/>
          <w:szCs w:val="40"/>
          <w:lang w:val="es-MX"/>
        </w:rPr>
        <w:t>ARIS</w:t>
      </w:r>
    </w:p>
    <w:p w14:paraId="47CA69F1" w14:textId="12055E41" w:rsidR="00732E46" w:rsidRPr="00F241A9" w:rsidRDefault="00732E46">
      <w:pPr>
        <w:widowControl w:val="0"/>
        <w:pBdr>
          <w:top w:val="nil"/>
          <w:left w:val="nil"/>
          <w:bottom w:val="nil"/>
          <w:right w:val="nil"/>
          <w:between w:val="nil"/>
        </w:pBdr>
        <w:spacing w:line="252" w:lineRule="auto"/>
        <w:jc w:val="both"/>
        <w:rPr>
          <w:color w:val="000000"/>
          <w:sz w:val="18"/>
          <w:szCs w:val="18"/>
          <w:lang w:val="es-MX"/>
        </w:rPr>
      </w:pPr>
    </w:p>
    <w:p w14:paraId="6531D7CD" w14:textId="3C3CD43E" w:rsidR="00732E46" w:rsidRPr="00035720" w:rsidRDefault="00035720" w:rsidP="30D88D7D">
      <w:pPr>
        <w:pBdr>
          <w:top w:val="nil"/>
          <w:left w:val="nil"/>
          <w:bottom w:val="nil"/>
          <w:right w:val="nil"/>
          <w:between w:val="nil"/>
        </w:pBdr>
        <w:jc w:val="center"/>
        <w:rPr>
          <w:color w:val="000000"/>
          <w:sz w:val="22"/>
          <w:szCs w:val="22"/>
          <w:lang w:val="es-MX"/>
        </w:rPr>
      </w:pPr>
      <w:r w:rsidRPr="30D88D7D">
        <w:rPr>
          <w:color w:val="000000" w:themeColor="text1"/>
          <w:sz w:val="22"/>
          <w:szCs w:val="22"/>
          <w:lang w:val="es-MX"/>
        </w:rPr>
        <w:t xml:space="preserve">Erick Walter Trejo Duran, </w:t>
      </w:r>
      <w:r w:rsidRPr="30D88D7D">
        <w:rPr>
          <w:i/>
          <w:iCs/>
          <w:color w:val="000000" w:themeColor="text1"/>
          <w:sz w:val="22"/>
          <w:szCs w:val="22"/>
          <w:lang w:val="es-MX"/>
        </w:rPr>
        <w:t>1</w:t>
      </w:r>
      <w:r w:rsidR="2B9DF16F" w:rsidRPr="30D88D7D">
        <w:rPr>
          <w:i/>
          <w:iCs/>
          <w:color w:val="000000" w:themeColor="text1"/>
          <w:sz w:val="22"/>
          <w:szCs w:val="22"/>
          <w:lang w:val="es-MX"/>
        </w:rPr>
        <w:t>7</w:t>
      </w:r>
      <w:r w:rsidRPr="30D88D7D">
        <w:rPr>
          <w:i/>
          <w:iCs/>
          <w:color w:val="000000" w:themeColor="text1"/>
          <w:sz w:val="22"/>
          <w:szCs w:val="22"/>
          <w:lang w:val="es-MX"/>
        </w:rPr>
        <w:t>6770</w:t>
      </w:r>
      <w:r w:rsidR="002D7B8E" w:rsidRPr="30D88D7D">
        <w:rPr>
          <w:color w:val="000000" w:themeColor="text1"/>
          <w:sz w:val="22"/>
          <w:szCs w:val="22"/>
          <w:lang w:val="es-MX"/>
        </w:rPr>
        <w:t xml:space="preserve"> y</w:t>
      </w:r>
      <w:r w:rsidRPr="30D88D7D">
        <w:rPr>
          <w:color w:val="000000" w:themeColor="text1"/>
          <w:sz w:val="22"/>
          <w:szCs w:val="22"/>
          <w:lang w:val="es-MX"/>
        </w:rPr>
        <w:t xml:space="preserve"> </w:t>
      </w:r>
      <w:r w:rsidR="00F241A9" w:rsidRPr="30D88D7D">
        <w:rPr>
          <w:color w:val="000000" w:themeColor="text1"/>
          <w:sz w:val="22"/>
          <w:szCs w:val="22"/>
          <w:lang w:val="es-MX"/>
        </w:rPr>
        <w:t>Heriberto Espino Montelongo</w:t>
      </w:r>
      <w:r w:rsidR="000F2C11" w:rsidRPr="30D88D7D">
        <w:rPr>
          <w:i/>
          <w:iCs/>
          <w:color w:val="000000" w:themeColor="text1"/>
          <w:sz w:val="22"/>
          <w:szCs w:val="22"/>
          <w:lang w:val="es-MX"/>
        </w:rPr>
        <w:t xml:space="preserve">, </w:t>
      </w:r>
      <w:r w:rsidR="00F241A9" w:rsidRPr="30D88D7D">
        <w:rPr>
          <w:i/>
          <w:iCs/>
          <w:color w:val="000000" w:themeColor="text1"/>
          <w:sz w:val="22"/>
          <w:szCs w:val="22"/>
          <w:lang w:val="es-MX"/>
        </w:rPr>
        <w:t>175199.</w:t>
      </w:r>
    </w:p>
    <w:p w14:paraId="66416825" w14:textId="77777777" w:rsidR="00002FAF" w:rsidRPr="00035720" w:rsidRDefault="00002FAF" w:rsidP="00D050EC">
      <w:pPr>
        <w:pBdr>
          <w:top w:val="nil"/>
          <w:left w:val="nil"/>
          <w:bottom w:val="nil"/>
          <w:right w:val="nil"/>
          <w:between w:val="nil"/>
        </w:pBdr>
        <w:spacing w:after="320"/>
        <w:ind w:firstLine="202"/>
        <w:jc w:val="both"/>
        <w:rPr>
          <w:b/>
          <w:i/>
          <w:color w:val="000000"/>
          <w:sz w:val="18"/>
          <w:szCs w:val="18"/>
          <w:lang w:val="es-MX"/>
        </w:rPr>
      </w:pPr>
    </w:p>
    <w:p w14:paraId="06590BF3" w14:textId="77777777" w:rsidR="007E713A" w:rsidRPr="00035720" w:rsidRDefault="007E713A" w:rsidP="00D050EC">
      <w:pPr>
        <w:pBdr>
          <w:top w:val="nil"/>
          <w:left w:val="nil"/>
          <w:bottom w:val="nil"/>
          <w:right w:val="nil"/>
          <w:between w:val="nil"/>
        </w:pBdr>
        <w:spacing w:before="20" w:after="320"/>
        <w:ind w:firstLine="202"/>
        <w:jc w:val="both"/>
        <w:rPr>
          <w:b/>
          <w:i/>
          <w:color w:val="000000"/>
          <w:sz w:val="18"/>
          <w:szCs w:val="18"/>
          <w:lang w:val="es-MX"/>
        </w:rPr>
        <w:sectPr w:rsidR="007E713A" w:rsidRPr="00035720" w:rsidSect="00002FAF">
          <w:headerReference w:type="default" r:id="rId9"/>
          <w:type w:val="continuous"/>
          <w:pgSz w:w="12240" w:h="15840"/>
          <w:pgMar w:top="1008" w:right="936" w:bottom="1008" w:left="936" w:header="432" w:footer="432" w:gutter="0"/>
          <w:pgNumType w:start="1"/>
          <w:cols w:space="288"/>
        </w:sectPr>
      </w:pPr>
    </w:p>
    <w:p w14:paraId="0CC92F6C" w14:textId="50ADB94B" w:rsidR="00D33A94" w:rsidRDefault="00BE4774" w:rsidP="002D39DA">
      <w:pPr>
        <w:pStyle w:val="Text"/>
        <w:ind w:firstLine="0"/>
        <w:rPr>
          <w:b/>
          <w:color w:val="000000"/>
          <w:spacing w:val="-2"/>
          <w:lang w:val="es-MX"/>
        </w:rPr>
      </w:pPr>
      <w:bookmarkStart w:id="0" w:name="bookmark=id.30j0zll" w:colFirst="0" w:colLast="0"/>
      <w:bookmarkEnd w:id="0"/>
      <w:r w:rsidRPr="006E071F">
        <w:rPr>
          <w:rFonts w:ascii="Times" w:hAnsi="Times"/>
          <w:sz w:val="18"/>
          <w:szCs w:val="18"/>
        </w:rPr>
        <w:footnoteReference w:customMarkFollows="1" w:id="1"/>
        <w:sym w:font="Symbol" w:char="F020"/>
      </w:r>
      <w:r w:rsidR="000F2C11" w:rsidRPr="00F65A70">
        <w:rPr>
          <w:b/>
          <w:i/>
          <w:color w:val="000000"/>
          <w:sz w:val="18"/>
          <w:szCs w:val="18"/>
          <w:lang w:val="es-MX"/>
        </w:rPr>
        <w:t>Abstract</w:t>
      </w:r>
      <w:r w:rsidR="000F2C11" w:rsidRPr="00F65A70">
        <w:rPr>
          <w:b/>
          <w:color w:val="000000"/>
          <w:sz w:val="18"/>
          <w:szCs w:val="18"/>
          <w:lang w:val="es-MX"/>
        </w:rPr>
        <w:t>—</w:t>
      </w:r>
      <w:r w:rsidR="00F65A70" w:rsidRPr="00F65A70">
        <w:rPr>
          <w:b/>
          <w:color w:val="000000"/>
          <w:spacing w:val="-2"/>
          <w:lang w:val="es-MX"/>
        </w:rPr>
        <w:t>Se realizó un análisis espacial de los alojamientos de Airbnb en la ciudad de París utilizando técnicas de interpolación para explorar tanto la distribución de precios como la densidad de la oferta. Para el análisis de precios, se utilizó una interpolación por Distancia Inversa al Cuadrado (IDW con potencia 2), combinada con un modelo TIN (</w:t>
      </w:r>
      <w:proofErr w:type="spellStart"/>
      <w:r w:rsidR="00F65A70" w:rsidRPr="00F65A70">
        <w:rPr>
          <w:b/>
          <w:color w:val="000000"/>
          <w:spacing w:val="-2"/>
          <w:lang w:val="es-MX"/>
        </w:rPr>
        <w:t>Triangulated</w:t>
      </w:r>
      <w:proofErr w:type="spellEnd"/>
      <w:r w:rsidR="00F65A70" w:rsidRPr="00F65A70">
        <w:rPr>
          <w:b/>
          <w:color w:val="000000"/>
          <w:spacing w:val="-2"/>
          <w:lang w:val="es-MX"/>
        </w:rPr>
        <w:t xml:space="preserve"> Irregular Network) de tipo lineal. Esta técnica permite visualizar cómo varían los precios de los alojamientos según la ubicación geográfica, suavizando los datos puntuales para crear una superficie continua. El resultado muestra una clara concentración de precios elevados en la zona central de París, especialmente a lo largo del río Sena.</w:t>
      </w:r>
    </w:p>
    <w:p w14:paraId="2860AC37" w14:textId="77777777" w:rsidR="002D39DA" w:rsidRDefault="002D39DA" w:rsidP="002D39DA">
      <w:pPr>
        <w:pStyle w:val="Text"/>
        <w:ind w:firstLine="0"/>
        <w:rPr>
          <w:b/>
          <w:color w:val="000000"/>
          <w:spacing w:val="-2"/>
          <w:lang w:val="es-MX"/>
        </w:rPr>
      </w:pPr>
    </w:p>
    <w:p w14:paraId="625687B7" w14:textId="7F84BC0A" w:rsidR="00D33A94" w:rsidRPr="00AF512C" w:rsidRDefault="002F22C0" w:rsidP="002F22C0">
      <w:pPr>
        <w:pStyle w:val="Heading1"/>
        <w:rPr>
          <w:lang w:val="es-MX"/>
        </w:rPr>
      </w:pPr>
      <w:r w:rsidRPr="00AF512C">
        <w:rPr>
          <w:lang w:val="es-MX"/>
        </w:rPr>
        <w:t xml:space="preserve">I. </w:t>
      </w:r>
      <w:r w:rsidR="002D39DA">
        <w:rPr>
          <w:lang w:val="es-MX"/>
        </w:rPr>
        <w:t>Introducción</w:t>
      </w:r>
    </w:p>
    <w:p w14:paraId="43794709" w14:textId="2359271B" w:rsidR="004063A4" w:rsidRPr="00F65A70" w:rsidRDefault="002D39DA" w:rsidP="004063A4">
      <w:pPr>
        <w:keepNext/>
        <w:framePr w:dropCap="drop" w:lines="3" w:wrap="around" w:vAnchor="text" w:hAnchor="text"/>
        <w:pBdr>
          <w:top w:val="nil"/>
          <w:left w:val="nil"/>
        </w:pBdr>
        <w:spacing w:line="724" w:lineRule="exact"/>
        <w:jc w:val="both"/>
        <w:textAlignment w:val="baseline"/>
        <w:rPr>
          <w:smallCaps/>
          <w:color w:val="000000"/>
          <w:position w:val="-9"/>
          <w:sz w:val="97"/>
          <w:lang w:val="es-MX"/>
        </w:rPr>
      </w:pPr>
      <w:r>
        <w:rPr>
          <w:smallCaps/>
          <w:color w:val="000000"/>
          <w:position w:val="-9"/>
          <w:sz w:val="97"/>
          <w:lang w:val="es-MX"/>
        </w:rPr>
        <w:t>E</w:t>
      </w:r>
    </w:p>
    <w:p w14:paraId="4CDE8768" w14:textId="6769BE6C" w:rsidR="00761ACD" w:rsidRDefault="002D39DA" w:rsidP="00761ACD">
      <w:pPr>
        <w:widowControl w:val="0"/>
        <w:pBdr>
          <w:top w:val="nil"/>
          <w:left w:val="nil"/>
          <w:bottom w:val="nil"/>
          <w:right w:val="nil"/>
          <w:between w:val="nil"/>
        </w:pBdr>
        <w:spacing w:line="252" w:lineRule="auto"/>
        <w:jc w:val="both"/>
        <w:rPr>
          <w:color w:val="000000"/>
          <w:spacing w:val="-2"/>
          <w:lang w:val="es-MX"/>
        </w:rPr>
      </w:pPr>
      <w:r>
        <w:rPr>
          <w:color w:val="000000"/>
          <w:spacing w:val="-2"/>
          <w:lang w:val="es-MX"/>
        </w:rPr>
        <w:t xml:space="preserve">L </w:t>
      </w:r>
      <w:r w:rsidR="005C2379" w:rsidRPr="005C2379">
        <w:rPr>
          <w:color w:val="000000"/>
          <w:spacing w:val="-2"/>
          <w:lang w:val="es-MX"/>
        </w:rPr>
        <w:t>análisis espacial de los precios de alojamiento en plataformas como Airbnb permite identificar patrones de valorización urbana, influencias turísticas y dinámicas de oferta-demanda que no son evidentes a simple vista. En este estudio, aplicado a la ciudad de París, empleamos tres técnicas complementarias:</w:t>
      </w:r>
      <w:r>
        <w:rPr>
          <w:color w:val="000000"/>
          <w:spacing w:val="-2"/>
          <w:lang w:val="es-MX"/>
        </w:rPr>
        <w:t xml:space="preserve"> i</w:t>
      </w:r>
      <w:r w:rsidR="005C2379" w:rsidRPr="005C2379">
        <w:rPr>
          <w:color w:val="000000"/>
          <w:spacing w:val="-2"/>
          <w:lang w:val="es-MX"/>
        </w:rPr>
        <w:t>nterpolación por Distancia Inversa (IDW), para estimar el valor del precio nocturno en cualquier punto del área de estudio a partir de observaciones puntuales</w:t>
      </w:r>
      <w:r>
        <w:rPr>
          <w:color w:val="000000"/>
          <w:spacing w:val="-2"/>
          <w:lang w:val="es-MX"/>
        </w:rPr>
        <w:t>; i</w:t>
      </w:r>
      <w:r w:rsidR="005C2379" w:rsidRPr="005C2379">
        <w:rPr>
          <w:color w:val="000000"/>
          <w:spacing w:val="-2"/>
          <w:lang w:val="es-MX"/>
        </w:rPr>
        <w:t>nterpolación lineal sobre Red Irregular de Triángulos (TIN), que construye un modelo de superficie continua a partir de una triangulación de las cotas (precios), preservando las pendientes locales</w:t>
      </w:r>
      <w:r>
        <w:rPr>
          <w:color w:val="000000"/>
          <w:spacing w:val="-2"/>
          <w:lang w:val="es-MX"/>
        </w:rPr>
        <w:t>; est</w:t>
      </w:r>
      <w:r w:rsidR="005C2379" w:rsidRPr="005C2379">
        <w:rPr>
          <w:color w:val="000000"/>
          <w:spacing w:val="-2"/>
          <w:lang w:val="es-MX"/>
        </w:rPr>
        <w:t>imación de Densidad por Núcleo (KDE), para mapear la concentración espacial de los alojamientos registrados en Airbnb.</w:t>
      </w:r>
    </w:p>
    <w:p w14:paraId="4BBF20BC" w14:textId="77777777" w:rsidR="00761ACD" w:rsidRDefault="00761ACD" w:rsidP="00761ACD">
      <w:pPr>
        <w:widowControl w:val="0"/>
        <w:pBdr>
          <w:top w:val="nil"/>
          <w:left w:val="nil"/>
          <w:bottom w:val="nil"/>
          <w:right w:val="nil"/>
          <w:between w:val="nil"/>
        </w:pBdr>
        <w:spacing w:line="252" w:lineRule="auto"/>
        <w:jc w:val="both"/>
        <w:rPr>
          <w:lang w:val="es-MX"/>
        </w:rPr>
      </w:pPr>
    </w:p>
    <w:p w14:paraId="7CA70F53" w14:textId="1B6D583B" w:rsidR="00350D99" w:rsidRPr="002D39DA" w:rsidRDefault="00350D99" w:rsidP="00350D99">
      <w:pPr>
        <w:pStyle w:val="Heading1"/>
        <w:rPr>
          <w:lang w:val="es-MX"/>
        </w:rPr>
      </w:pPr>
      <w:r w:rsidRPr="00AF512C">
        <w:rPr>
          <w:lang w:val="es-MX"/>
        </w:rPr>
        <w:t>I</w:t>
      </w:r>
      <w:r>
        <w:rPr>
          <w:lang w:val="es-MX"/>
        </w:rPr>
        <w:t>I</w:t>
      </w:r>
      <w:r w:rsidRPr="00AF512C">
        <w:rPr>
          <w:lang w:val="es-MX"/>
        </w:rPr>
        <w:t xml:space="preserve">. </w:t>
      </w:r>
      <w:r w:rsidR="00A251BE" w:rsidRPr="00A251BE">
        <w:rPr>
          <w:lang w:val="es-MX"/>
        </w:rPr>
        <w:t>Datos y Preprocesamiento</w:t>
      </w:r>
    </w:p>
    <w:p w14:paraId="78C2EC15" w14:textId="607FC3B6" w:rsidR="00BD71C6" w:rsidRDefault="00C52CA4" w:rsidP="00350D99">
      <w:pPr>
        <w:widowControl w:val="0"/>
        <w:pBdr>
          <w:top w:val="nil"/>
          <w:left w:val="nil"/>
          <w:bottom w:val="nil"/>
          <w:right w:val="nil"/>
          <w:between w:val="nil"/>
        </w:pBdr>
        <w:spacing w:line="252" w:lineRule="auto"/>
        <w:jc w:val="both"/>
        <w:rPr>
          <w:color w:val="000000"/>
          <w:spacing w:val="-2"/>
          <w:lang w:val="es-MX"/>
        </w:rPr>
      </w:pPr>
      <w:r>
        <w:rPr>
          <w:color w:val="000000"/>
          <w:spacing w:val="-2"/>
          <w:lang w:val="es-MX"/>
        </w:rPr>
        <w:t>P</w:t>
      </w:r>
      <w:r w:rsidR="00A251BE">
        <w:rPr>
          <w:color w:val="000000"/>
          <w:spacing w:val="-2"/>
          <w:lang w:val="es-MX"/>
        </w:rPr>
        <w:t xml:space="preserve">ara este análisis </w:t>
      </w:r>
      <w:r>
        <w:rPr>
          <w:color w:val="000000"/>
          <w:spacing w:val="-2"/>
          <w:lang w:val="es-MX"/>
        </w:rPr>
        <w:t xml:space="preserve">se cuenta con 91,032 observaciones, de las cuales </w:t>
      </w:r>
      <w:r w:rsidR="00A251BE">
        <w:rPr>
          <w:color w:val="000000"/>
          <w:spacing w:val="-2"/>
          <w:lang w:val="es-MX"/>
        </w:rPr>
        <w:t xml:space="preserve">se excluyeron </w:t>
      </w:r>
      <w:r w:rsidR="00BE7217">
        <w:rPr>
          <w:color w:val="000000"/>
          <w:spacing w:val="-2"/>
          <w:lang w:val="es-MX"/>
        </w:rPr>
        <w:t>alojamientos que parecían ser errores de capturas de datos por precios extremos</w:t>
      </w:r>
      <w:r w:rsidR="00BD71C6">
        <w:rPr>
          <w:color w:val="000000"/>
          <w:spacing w:val="-2"/>
          <w:lang w:val="es-MX"/>
        </w:rPr>
        <w:t xml:space="preserve">, por ejemplo </w:t>
      </w:r>
      <w:hyperlink r:id="rId10" w:history="1">
        <w:r w:rsidR="00BD71C6" w:rsidRPr="007B0A8D">
          <w:rPr>
            <w:rStyle w:val="Hyperlink"/>
            <w:spacing w:val="-2"/>
            <w:lang w:val="es-MX"/>
          </w:rPr>
          <w:t>https://www.airbnb.com/rooms/1069639453928699561</w:t>
        </w:r>
      </w:hyperlink>
      <w:r w:rsidR="00BD71C6">
        <w:rPr>
          <w:color w:val="000000"/>
          <w:spacing w:val="-2"/>
          <w:lang w:val="es-MX"/>
        </w:rPr>
        <w:t xml:space="preserve"> con un precio de </w:t>
      </w:r>
      <w:r w:rsidR="00AF74E6">
        <w:rPr>
          <w:color w:val="000000"/>
          <w:spacing w:val="-2"/>
          <w:lang w:val="es-MX"/>
        </w:rPr>
        <w:t>$30,400USD la noche.</w:t>
      </w:r>
    </w:p>
    <w:p w14:paraId="05BF177A" w14:textId="77777777" w:rsidR="00761ACD" w:rsidRDefault="00761ACD" w:rsidP="00350D99">
      <w:pPr>
        <w:widowControl w:val="0"/>
        <w:pBdr>
          <w:top w:val="nil"/>
          <w:left w:val="nil"/>
          <w:bottom w:val="nil"/>
          <w:right w:val="nil"/>
          <w:between w:val="nil"/>
        </w:pBdr>
        <w:spacing w:line="252" w:lineRule="auto"/>
        <w:jc w:val="both"/>
        <w:rPr>
          <w:color w:val="000000"/>
          <w:spacing w:val="-2"/>
          <w:lang w:val="es-MX"/>
        </w:rPr>
      </w:pPr>
    </w:p>
    <w:p w14:paraId="154AD4D4" w14:textId="63807D5B" w:rsidR="002D39DA" w:rsidRPr="002D39DA" w:rsidRDefault="002D39DA" w:rsidP="002D39DA">
      <w:pPr>
        <w:pStyle w:val="Heading1"/>
        <w:rPr>
          <w:lang w:val="es-MX"/>
        </w:rPr>
      </w:pPr>
      <w:r w:rsidRPr="00AF512C">
        <w:rPr>
          <w:lang w:val="es-MX"/>
        </w:rPr>
        <w:t>I</w:t>
      </w:r>
      <w:r w:rsidR="003F66C1">
        <w:rPr>
          <w:lang w:val="es-MX"/>
        </w:rPr>
        <w:t>I</w:t>
      </w:r>
      <w:r>
        <w:rPr>
          <w:lang w:val="es-MX"/>
        </w:rPr>
        <w:t>I</w:t>
      </w:r>
      <w:r w:rsidRPr="00AF512C">
        <w:rPr>
          <w:lang w:val="es-MX"/>
        </w:rPr>
        <w:t xml:space="preserve">. Interpolación </w:t>
      </w:r>
      <w:r w:rsidR="00D55332">
        <w:rPr>
          <w:lang w:val="es-MX"/>
        </w:rPr>
        <w:t>de Precios</w:t>
      </w:r>
    </w:p>
    <w:p w14:paraId="11AB35D0" w14:textId="43A28E0E" w:rsidR="00A44ADC" w:rsidRPr="004E5AE4" w:rsidRDefault="003F66C1" w:rsidP="003F66C1">
      <w:pPr>
        <w:widowControl w:val="0"/>
        <w:pBdr>
          <w:top w:val="nil"/>
          <w:left w:val="nil"/>
          <w:bottom w:val="nil"/>
          <w:right w:val="nil"/>
          <w:between w:val="nil"/>
        </w:pBdr>
        <w:spacing w:line="252" w:lineRule="auto"/>
        <w:jc w:val="both"/>
        <w:rPr>
          <w:color w:val="000000"/>
          <w:spacing w:val="-2"/>
          <w:lang w:val="es-MX"/>
        </w:rPr>
      </w:pPr>
      <w:r w:rsidRPr="004E5AE4">
        <w:rPr>
          <w:color w:val="000000"/>
          <w:spacing w:val="-2"/>
          <w:lang w:val="es-MX"/>
        </w:rPr>
        <w:t xml:space="preserve">Se aplicó el método de interpolación espacial Inverse </w:t>
      </w:r>
      <w:proofErr w:type="spellStart"/>
      <w:r w:rsidRPr="004E5AE4">
        <w:rPr>
          <w:color w:val="000000"/>
          <w:spacing w:val="-2"/>
          <w:lang w:val="es-MX"/>
        </w:rPr>
        <w:t>Distance</w:t>
      </w:r>
      <w:proofErr w:type="spellEnd"/>
      <w:r w:rsidRPr="004E5AE4">
        <w:rPr>
          <w:color w:val="000000"/>
          <w:spacing w:val="-2"/>
          <w:lang w:val="es-MX"/>
        </w:rPr>
        <w:t xml:space="preserve"> </w:t>
      </w:r>
      <w:proofErr w:type="spellStart"/>
      <w:r w:rsidRPr="004E5AE4">
        <w:rPr>
          <w:color w:val="000000"/>
          <w:spacing w:val="-2"/>
          <w:lang w:val="es-MX"/>
        </w:rPr>
        <w:t>Weighting</w:t>
      </w:r>
      <w:proofErr w:type="spellEnd"/>
      <w:r w:rsidRPr="004E5AE4">
        <w:rPr>
          <w:color w:val="000000"/>
          <w:spacing w:val="-2"/>
          <w:lang w:val="es-MX"/>
        </w:rPr>
        <w:t xml:space="preserve"> (IDW) con un parámetro de potencia p=2. </w:t>
      </w:r>
    </w:p>
    <w:p w14:paraId="4A488960" w14:textId="34358F36" w:rsidR="003B2106" w:rsidRDefault="00CC5668" w:rsidP="30D88D7D">
      <w:pPr>
        <w:widowControl w:val="0"/>
        <w:pBdr>
          <w:top w:val="nil"/>
          <w:left w:val="nil"/>
          <w:bottom w:val="nil"/>
          <w:right w:val="nil"/>
          <w:between w:val="nil"/>
        </w:pBdr>
        <w:spacing w:line="252" w:lineRule="auto"/>
        <w:jc w:val="both"/>
        <w:rPr>
          <w:color w:val="000000" w:themeColor="text1"/>
          <w:lang w:val="es-MX"/>
        </w:rPr>
      </w:pPr>
      <w:r w:rsidRPr="00CC5668">
        <w:rPr>
          <w:color w:val="000000"/>
          <w:spacing w:val="-2"/>
          <w:lang w:val="es-MX"/>
        </w:rPr>
        <w:t xml:space="preserve">Los resultados del análisis revelan que las áreas con precios más elevados, que alcanzan picos de hasta 8 500 USD por noche, no se limitan únicamente al entorno de la Torre Eiffel (7.º distrito) o a la Place de la Concorde y el Arco del Triunfo (8.º distrito), sino que abarcan una amplia franja de distritos emblemáticos París: 1.º (Louvre, Jardines de las </w:t>
      </w:r>
      <w:proofErr w:type="spellStart"/>
      <w:r w:rsidRPr="00CC5668">
        <w:rPr>
          <w:color w:val="000000"/>
          <w:spacing w:val="-2"/>
          <w:lang w:val="es-MX"/>
        </w:rPr>
        <w:t>Tullerías</w:t>
      </w:r>
      <w:proofErr w:type="spellEnd"/>
      <w:r w:rsidRPr="00CC5668">
        <w:rPr>
          <w:color w:val="000000"/>
          <w:spacing w:val="-2"/>
          <w:lang w:val="es-MX"/>
        </w:rPr>
        <w:t xml:space="preserve">), 2.º </w:t>
      </w:r>
      <w:r w:rsidRPr="00A44ADC">
        <w:rPr>
          <w:color w:val="000000"/>
          <w:spacing w:val="-2"/>
          <w:lang w:val="es-MX"/>
        </w:rPr>
        <w:t>(</w:t>
      </w:r>
      <w:proofErr w:type="spellStart"/>
      <w:r w:rsidRPr="00A44ADC">
        <w:rPr>
          <w:color w:val="000000"/>
          <w:spacing w:val="-2"/>
          <w:lang w:val="es-MX"/>
        </w:rPr>
        <w:t>Bourse</w:t>
      </w:r>
      <w:proofErr w:type="spellEnd"/>
      <w:r w:rsidRPr="00A44ADC">
        <w:rPr>
          <w:color w:val="000000"/>
          <w:spacing w:val="-2"/>
          <w:lang w:val="es-MX"/>
        </w:rPr>
        <w:t xml:space="preserve">, Rue </w:t>
      </w:r>
      <w:proofErr w:type="spellStart"/>
      <w:r w:rsidRPr="00A44ADC">
        <w:rPr>
          <w:color w:val="000000"/>
          <w:spacing w:val="-2"/>
          <w:lang w:val="es-MX"/>
        </w:rPr>
        <w:t>Montorgueil</w:t>
      </w:r>
      <w:proofErr w:type="spellEnd"/>
      <w:r w:rsidRPr="00A44ADC">
        <w:rPr>
          <w:color w:val="000000"/>
          <w:spacing w:val="-2"/>
          <w:lang w:val="es-MX"/>
        </w:rPr>
        <w:t>), 6.º (Saint-Germain-des-</w:t>
      </w:r>
      <w:proofErr w:type="spellStart"/>
      <w:r w:rsidRPr="00A44ADC">
        <w:rPr>
          <w:color w:val="000000"/>
          <w:spacing w:val="-2"/>
          <w:lang w:val="es-MX"/>
        </w:rPr>
        <w:t>Prés</w:t>
      </w:r>
      <w:proofErr w:type="spellEnd"/>
      <w:r w:rsidRPr="00A44ADC">
        <w:rPr>
          <w:color w:val="000000"/>
          <w:spacing w:val="-2"/>
          <w:lang w:val="es-MX"/>
        </w:rPr>
        <w:t xml:space="preserve">, Luxemburgo), 7.º </w:t>
      </w:r>
      <w:r w:rsidRPr="00CC5668">
        <w:rPr>
          <w:color w:val="000000"/>
          <w:spacing w:val="-2"/>
          <w:lang w:val="es-MX"/>
        </w:rPr>
        <w:t>(Campo de Marte, Invalides), 8.º (Campos Elíseos, Madeleine), 16.º (</w:t>
      </w:r>
      <w:proofErr w:type="spellStart"/>
      <w:r w:rsidRPr="00CC5668">
        <w:rPr>
          <w:color w:val="000000"/>
          <w:spacing w:val="-2"/>
          <w:lang w:val="es-MX"/>
        </w:rPr>
        <w:t>Passy</w:t>
      </w:r>
      <w:proofErr w:type="spellEnd"/>
      <w:r w:rsidRPr="00CC5668">
        <w:rPr>
          <w:color w:val="000000"/>
          <w:spacing w:val="-2"/>
          <w:lang w:val="es-MX"/>
        </w:rPr>
        <w:t xml:space="preserve">, </w:t>
      </w:r>
      <w:proofErr w:type="spellStart"/>
      <w:r w:rsidRPr="00CC5668">
        <w:rPr>
          <w:color w:val="000000"/>
          <w:spacing w:val="-2"/>
          <w:lang w:val="es-MX"/>
        </w:rPr>
        <w:t>Auteuil</w:t>
      </w:r>
      <w:proofErr w:type="spellEnd"/>
      <w:r w:rsidRPr="00CC5668">
        <w:rPr>
          <w:color w:val="000000"/>
          <w:spacing w:val="-2"/>
          <w:lang w:val="es-MX"/>
        </w:rPr>
        <w:t>) y 17.º (</w:t>
      </w:r>
      <w:proofErr w:type="spellStart"/>
      <w:r w:rsidRPr="00CC5668">
        <w:rPr>
          <w:color w:val="000000"/>
          <w:spacing w:val="-2"/>
          <w:lang w:val="es-MX"/>
        </w:rPr>
        <w:t>Parc</w:t>
      </w:r>
      <w:proofErr w:type="spellEnd"/>
      <w:r w:rsidRPr="00CC5668">
        <w:rPr>
          <w:color w:val="000000"/>
          <w:spacing w:val="-2"/>
          <w:lang w:val="es-MX"/>
        </w:rPr>
        <w:t xml:space="preserve"> </w:t>
      </w:r>
      <w:proofErr w:type="spellStart"/>
      <w:r w:rsidRPr="00CC5668">
        <w:rPr>
          <w:color w:val="000000"/>
          <w:spacing w:val="-2"/>
          <w:lang w:val="es-MX"/>
        </w:rPr>
        <w:t>Monceau</w:t>
      </w:r>
      <w:proofErr w:type="spellEnd"/>
      <w:r w:rsidRPr="00CC5668">
        <w:rPr>
          <w:color w:val="000000"/>
          <w:spacing w:val="-2"/>
          <w:lang w:val="es-MX"/>
        </w:rPr>
        <w:t xml:space="preserve">, </w:t>
      </w:r>
      <w:proofErr w:type="spellStart"/>
      <w:r w:rsidRPr="00CC5668">
        <w:rPr>
          <w:color w:val="000000"/>
          <w:spacing w:val="-2"/>
          <w:lang w:val="es-MX"/>
        </w:rPr>
        <w:t>Épinettes</w:t>
      </w:r>
      <w:proofErr w:type="spellEnd"/>
      <w:r w:rsidRPr="00CC5668">
        <w:rPr>
          <w:color w:val="000000"/>
          <w:spacing w:val="-2"/>
          <w:lang w:val="es-MX"/>
        </w:rPr>
        <w:t xml:space="preserve">). Esta concentración responde a múltiples factores interrelacionados: el valor histórico y cultural, ya que distritos como el 1.º y el 6.º albergan museos de renombre mundial (Louvre, Orsay), </w:t>
      </w:r>
      <w:r w:rsidRPr="30D88D7D">
        <w:rPr>
          <w:color w:val="000000" w:themeColor="text1"/>
          <w:lang w:val="es-MX"/>
        </w:rPr>
        <w:t>monumentos</w:t>
      </w:r>
      <w:r w:rsidRPr="00CC5668">
        <w:rPr>
          <w:color w:val="000000"/>
          <w:spacing w:val="-2"/>
          <w:lang w:val="es-MX"/>
        </w:rPr>
        <w:t xml:space="preserve"> históricos y espacios verdes icónicos (Jardines de Luxemburgo), lo que genera un flujo constante de turistas dispuestos a pagar tarifas elevadas; el segmento de lujo y la calidad de los inmuebles, pues en las zonas más caras predominan residencias de alta gama y apartamentos restaurados con acabados de diseño y en muchos casos, vistas panorámicas a la ciudad o al río Sena, algo que se encuentra especialmente en el 7.º y el 16.º; la infraestructura y conectividad, ya que estos distritos cuentan con una densa red de transportes (múltiples líneas de metro, estaciones de RER, paradas de bus y carriles bici) que facilitan el desplazamiento tanto a viajeros de ocio como a ejecutivos en viaje de negocios, además de su proximidad a avenidas principales (Campos Elíseos en el 8.º, Boulevard Saint-Germain en el 6.º) y su conexión con aeropuertos y estaciones de tren de gran capacidad (</w:t>
      </w:r>
      <w:proofErr w:type="spellStart"/>
      <w:r w:rsidRPr="00CC5668">
        <w:rPr>
          <w:color w:val="000000"/>
          <w:spacing w:val="-2"/>
          <w:lang w:val="es-MX"/>
        </w:rPr>
        <w:t>Gare</w:t>
      </w:r>
      <w:proofErr w:type="spellEnd"/>
      <w:r w:rsidRPr="00CC5668">
        <w:rPr>
          <w:color w:val="000000"/>
          <w:spacing w:val="-2"/>
          <w:lang w:val="es-MX"/>
        </w:rPr>
        <w:t xml:space="preserve"> du Nord, </w:t>
      </w:r>
      <w:proofErr w:type="spellStart"/>
      <w:r w:rsidRPr="00CC5668">
        <w:rPr>
          <w:color w:val="000000"/>
          <w:spacing w:val="-2"/>
          <w:lang w:val="es-MX"/>
        </w:rPr>
        <w:t>Gare</w:t>
      </w:r>
      <w:proofErr w:type="spellEnd"/>
      <w:r w:rsidRPr="00CC5668">
        <w:rPr>
          <w:color w:val="000000"/>
          <w:spacing w:val="-2"/>
          <w:lang w:val="es-MX"/>
        </w:rPr>
        <w:t xml:space="preserve"> Saint-Lazare), lo que refuerza su atractivo; la fuerte demanda internacional, dado que al ser enclaves de alta visibilidad en guías turísticas y redes sociales, estos distritos atraen una clientela global con alto poder adquisitivo, dispuesta a abonar tarifas superiores a la media, y la presencia de embajadas, sedes corporativas y eventos culturales de primer nivel (desfiles de moda, exposiciones temporales) genera picos de demanda estacionales que presionan al alza los precios. En conjunto, estos factores configuran un mercado sumamente segmentado, donde los distritos 1, 2, 6, 7, 8, 16 y 17 se posicionan como los polos de mayor valor dentro del ecosistema de alojamientos de Airbnb en París.</w:t>
      </w:r>
    </w:p>
    <w:p w14:paraId="10EC5143" w14:textId="77777777" w:rsidR="00A44ADC" w:rsidRPr="009A4A8D" w:rsidRDefault="00A44ADC" w:rsidP="00A44ADC">
      <w:pPr>
        <w:widowControl w:val="0"/>
        <w:pBdr>
          <w:top w:val="nil"/>
          <w:left w:val="nil"/>
          <w:bottom w:val="nil"/>
          <w:right w:val="nil"/>
          <w:between w:val="nil"/>
        </w:pBdr>
        <w:spacing w:line="252" w:lineRule="auto"/>
        <w:jc w:val="both"/>
        <w:rPr>
          <w:lang w:val="es-MX"/>
        </w:rPr>
      </w:pPr>
    </w:p>
    <w:p w14:paraId="08744208" w14:textId="77777777" w:rsidR="00A44ADC" w:rsidRPr="00CC5668" w:rsidRDefault="00A44ADC" w:rsidP="00A44ADC">
      <w:pPr>
        <w:widowControl w:val="0"/>
        <w:pBdr>
          <w:top w:val="nil"/>
          <w:left w:val="nil"/>
          <w:bottom w:val="nil"/>
          <w:right w:val="nil"/>
          <w:between w:val="nil"/>
        </w:pBdr>
        <w:spacing w:line="252" w:lineRule="auto"/>
        <w:jc w:val="both"/>
        <w:rPr>
          <w:color w:val="000000"/>
          <w:spacing w:val="-2"/>
          <w:lang w:val="es-MX"/>
        </w:rPr>
      </w:pPr>
      <w:r>
        <w:rPr>
          <w:noProof/>
          <w:color w:val="000000"/>
          <w:spacing w:val="-2"/>
        </w:rPr>
        <w:drawing>
          <wp:inline distT="0" distB="0" distL="0" distR="0" wp14:anchorId="367E9391" wp14:editId="30EFEC3B">
            <wp:extent cx="3200400" cy="1798566"/>
            <wp:effectExtent l="0" t="0" r="0" b="0"/>
            <wp:docPr id="133173130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31303" name="Imagen 133173130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00400" cy="1798566"/>
                    </a:xfrm>
                    <a:prstGeom prst="rect">
                      <a:avLst/>
                    </a:prstGeom>
                  </pic:spPr>
                </pic:pic>
              </a:graphicData>
            </a:graphic>
          </wp:inline>
        </w:drawing>
      </w:r>
    </w:p>
    <w:p w14:paraId="6F15E852" w14:textId="1933685F" w:rsidR="00A44ADC" w:rsidRPr="009A4A8D" w:rsidRDefault="00A44ADC" w:rsidP="00A44ADC">
      <w:pPr>
        <w:widowControl w:val="0"/>
        <w:pBdr>
          <w:top w:val="nil"/>
          <w:left w:val="nil"/>
          <w:bottom w:val="nil"/>
          <w:right w:val="nil"/>
          <w:between w:val="nil"/>
        </w:pBdr>
        <w:spacing w:line="252" w:lineRule="auto"/>
        <w:jc w:val="both"/>
        <w:rPr>
          <w:lang w:val="es-MX"/>
        </w:rPr>
      </w:pPr>
      <w:r w:rsidRPr="00A44ADC">
        <w:rPr>
          <w:b/>
          <w:lang w:val="es-MX"/>
        </w:rPr>
        <w:t>Fig. 1.</w:t>
      </w:r>
      <w:r w:rsidRPr="00A44ADC">
        <w:rPr>
          <w:lang w:val="es-MX"/>
        </w:rPr>
        <w:t xml:space="preserve"> </w:t>
      </w:r>
      <w:r w:rsidRPr="009A4A8D">
        <w:rPr>
          <w:lang w:val="es-MX"/>
        </w:rPr>
        <w:t xml:space="preserve">Mapa de </w:t>
      </w:r>
      <w:r>
        <w:rPr>
          <w:lang w:val="es-MX"/>
        </w:rPr>
        <w:t>i</w:t>
      </w:r>
      <w:r w:rsidRPr="009A4A8D">
        <w:rPr>
          <w:lang w:val="es-MX"/>
        </w:rPr>
        <w:t>nterpolación</w:t>
      </w:r>
      <w:r>
        <w:rPr>
          <w:lang w:val="es-MX"/>
        </w:rPr>
        <w:t xml:space="preserve"> IDW</w:t>
      </w:r>
      <w:r w:rsidRPr="009A4A8D">
        <w:rPr>
          <w:lang w:val="es-MX"/>
        </w:rPr>
        <w:t xml:space="preserve"> de </w:t>
      </w:r>
      <w:r>
        <w:rPr>
          <w:lang w:val="es-MX"/>
        </w:rPr>
        <w:t>precios de alojamientos de Airbnb.</w:t>
      </w:r>
    </w:p>
    <w:p w14:paraId="50EE1DDF" w14:textId="77777777" w:rsidR="003F66C1" w:rsidRDefault="003F66C1" w:rsidP="00B67CE6">
      <w:pPr>
        <w:widowControl w:val="0"/>
        <w:pBdr>
          <w:top w:val="nil"/>
          <w:left w:val="nil"/>
          <w:bottom w:val="nil"/>
          <w:right w:val="nil"/>
          <w:between w:val="nil"/>
        </w:pBdr>
        <w:spacing w:line="252" w:lineRule="auto"/>
        <w:jc w:val="both"/>
        <w:rPr>
          <w:color w:val="000000"/>
          <w:spacing w:val="-2"/>
          <w:lang w:val="es-MX"/>
        </w:rPr>
      </w:pPr>
    </w:p>
    <w:p w14:paraId="540743A2" w14:textId="75DCB6AA" w:rsidR="003F66C1" w:rsidRDefault="00825B20" w:rsidP="003F66C1">
      <w:pPr>
        <w:widowControl w:val="0"/>
        <w:pBdr>
          <w:top w:val="nil"/>
          <w:left w:val="nil"/>
          <w:bottom w:val="nil"/>
          <w:right w:val="nil"/>
          <w:between w:val="nil"/>
        </w:pBdr>
        <w:spacing w:line="252" w:lineRule="auto"/>
        <w:jc w:val="both"/>
        <w:rPr>
          <w:color w:val="000000"/>
          <w:spacing w:val="-2"/>
          <w:lang w:val="es-MX"/>
        </w:rPr>
      </w:pPr>
      <w:r w:rsidRPr="00825B20">
        <w:rPr>
          <w:color w:val="000000"/>
          <w:spacing w:val="-2"/>
          <w:lang w:val="es-MX"/>
        </w:rPr>
        <w:t xml:space="preserve">En contraposición, las tarifas más bajas, que oscilan alrededor de </w:t>
      </w:r>
      <w:r w:rsidRPr="00825B20">
        <w:rPr>
          <w:color w:val="000000"/>
          <w:spacing w:val="-2"/>
          <w:lang w:val="es-MX"/>
        </w:rPr>
        <w:lastRenderedPageBreak/>
        <w:t xml:space="preserve">los 50 USD por noche, se localizan principalmente en los distritos 19 (La </w:t>
      </w:r>
      <w:proofErr w:type="spellStart"/>
      <w:r w:rsidRPr="00825B20">
        <w:rPr>
          <w:color w:val="000000"/>
          <w:spacing w:val="-2"/>
          <w:lang w:val="es-MX"/>
        </w:rPr>
        <w:t>Villette</w:t>
      </w:r>
      <w:proofErr w:type="spellEnd"/>
      <w:r w:rsidRPr="00825B20">
        <w:rPr>
          <w:color w:val="000000"/>
          <w:spacing w:val="-2"/>
          <w:lang w:val="es-MX"/>
        </w:rPr>
        <w:t xml:space="preserve">, </w:t>
      </w:r>
      <w:proofErr w:type="spellStart"/>
      <w:r w:rsidRPr="00825B20">
        <w:rPr>
          <w:color w:val="000000"/>
          <w:spacing w:val="-2"/>
          <w:lang w:val="es-MX"/>
        </w:rPr>
        <w:t>Crimée</w:t>
      </w:r>
      <w:proofErr w:type="spellEnd"/>
      <w:r w:rsidRPr="00825B20">
        <w:rPr>
          <w:color w:val="000000"/>
          <w:spacing w:val="-2"/>
          <w:lang w:val="es-MX"/>
        </w:rPr>
        <w:t xml:space="preserve">), 20 (Belleville, </w:t>
      </w:r>
      <w:proofErr w:type="spellStart"/>
      <w:r w:rsidRPr="00825B20">
        <w:rPr>
          <w:color w:val="000000"/>
          <w:spacing w:val="-2"/>
          <w:lang w:val="es-MX"/>
        </w:rPr>
        <w:t>Ménilmontant</w:t>
      </w:r>
      <w:proofErr w:type="spellEnd"/>
      <w:r w:rsidRPr="00825B20">
        <w:rPr>
          <w:color w:val="000000"/>
          <w:spacing w:val="-2"/>
          <w:lang w:val="es-MX"/>
        </w:rPr>
        <w:t>), 12 (</w:t>
      </w:r>
      <w:proofErr w:type="spellStart"/>
      <w:r w:rsidRPr="00825B20">
        <w:rPr>
          <w:color w:val="000000"/>
          <w:spacing w:val="-2"/>
          <w:lang w:val="es-MX"/>
        </w:rPr>
        <w:t>Bercy</w:t>
      </w:r>
      <w:proofErr w:type="spellEnd"/>
      <w:r w:rsidRPr="00825B20">
        <w:rPr>
          <w:color w:val="000000"/>
          <w:spacing w:val="-2"/>
          <w:lang w:val="es-MX"/>
        </w:rPr>
        <w:t>, Bois de Vincennes), 13 (</w:t>
      </w:r>
      <w:proofErr w:type="spellStart"/>
      <w:r w:rsidRPr="00825B20">
        <w:rPr>
          <w:color w:val="000000"/>
          <w:spacing w:val="-2"/>
          <w:lang w:val="es-MX"/>
        </w:rPr>
        <w:t>Tolbiac</w:t>
      </w:r>
      <w:proofErr w:type="spellEnd"/>
      <w:r w:rsidRPr="00825B20">
        <w:rPr>
          <w:color w:val="000000"/>
          <w:spacing w:val="-2"/>
          <w:lang w:val="es-MX"/>
        </w:rPr>
        <w:t xml:space="preserve">, Chinatown) y 14 (Montparnasse, </w:t>
      </w:r>
      <w:proofErr w:type="spellStart"/>
      <w:r w:rsidRPr="00825B20">
        <w:rPr>
          <w:color w:val="000000"/>
          <w:spacing w:val="-2"/>
          <w:lang w:val="es-MX"/>
        </w:rPr>
        <w:t>Pernety</w:t>
      </w:r>
      <w:proofErr w:type="spellEnd"/>
      <w:r w:rsidRPr="00825B20">
        <w:rPr>
          <w:color w:val="000000"/>
          <w:spacing w:val="-2"/>
          <w:lang w:val="es-MX"/>
        </w:rPr>
        <w:t>). Estas áreas presentan una serie de características que, de manera conjunta, explican su posición en el extremo inferior de la escala de precios: un perfil mayoritariamente residencial y menor densidad turística, ya que a diferencia de los ejes centrales, estos distritos albergan principalmente poblaciones locales y un tejido urbano menos orientado al turismo de ocio; sus principales puntos de interés (parques, mercados de barrio, centros culturales de pequeña escala) no alcanzan la misma atracción hacia el turismo global. La tipología de los alojamientos también influye, pues predominan los estudios y apartamentos de un dormitorio, a menudo ubicados en edificios de renta antigua con dimensiones más reducidas, acabados sencillos y servicios básicos, sin amenidades de lujo.  En cuanto a la conectividad, aunque cuentan con redes de metro y bus, estas líneas suelen requerir varios transbordos para llegar al centro histórico, lo que penaliza la tarifa en comparación con la accesibilidad inmediata de los distritos centrales. Esta configuración refleja, una vez más, la segmentación del mercado de alojamientos en París: los distritos periféricos (19, 20, 12, 13 y 14) satisfacen una demanda orientada al presupuesto y a estancias más largas, mientras que el centro, con su valor patrimonial y su concentración de servicios turísticos, concentra los precios máximos.</w:t>
      </w:r>
    </w:p>
    <w:p w14:paraId="06EF6896" w14:textId="77777777" w:rsidR="00825B20" w:rsidRDefault="00825B20" w:rsidP="003F66C1">
      <w:pPr>
        <w:widowControl w:val="0"/>
        <w:pBdr>
          <w:top w:val="nil"/>
          <w:left w:val="nil"/>
          <w:bottom w:val="nil"/>
          <w:right w:val="nil"/>
          <w:between w:val="nil"/>
        </w:pBdr>
        <w:spacing w:line="252" w:lineRule="auto"/>
        <w:jc w:val="both"/>
        <w:rPr>
          <w:color w:val="000000"/>
          <w:spacing w:val="-2"/>
          <w:lang w:val="es-MX"/>
        </w:rPr>
      </w:pPr>
    </w:p>
    <w:p w14:paraId="672670B9" w14:textId="1D33CD96" w:rsidR="003F66C1" w:rsidRDefault="00D55332" w:rsidP="003F66C1">
      <w:pPr>
        <w:widowControl w:val="0"/>
        <w:pBdr>
          <w:top w:val="nil"/>
          <w:left w:val="nil"/>
          <w:bottom w:val="nil"/>
          <w:right w:val="nil"/>
          <w:between w:val="nil"/>
        </w:pBdr>
        <w:spacing w:line="252" w:lineRule="auto"/>
        <w:jc w:val="both"/>
        <w:rPr>
          <w:color w:val="000000"/>
          <w:spacing w:val="-2"/>
          <w:lang w:val="es-MX"/>
        </w:rPr>
      </w:pPr>
      <w:r>
        <w:rPr>
          <w:color w:val="000000"/>
          <w:spacing w:val="-2"/>
          <w:lang w:val="es-MX"/>
        </w:rPr>
        <w:t>Como complementación, también se muestra la interpolación TIN lineal, de donde se pueden extraer las mismas conclusiones.</w:t>
      </w:r>
    </w:p>
    <w:p w14:paraId="711F369F" w14:textId="77777777" w:rsidR="003F66C1" w:rsidRDefault="003F66C1" w:rsidP="003F66C1">
      <w:pPr>
        <w:widowControl w:val="0"/>
        <w:pBdr>
          <w:top w:val="nil"/>
          <w:left w:val="nil"/>
          <w:bottom w:val="nil"/>
          <w:right w:val="nil"/>
          <w:between w:val="nil"/>
        </w:pBdr>
        <w:spacing w:line="252" w:lineRule="auto"/>
        <w:jc w:val="both"/>
        <w:rPr>
          <w:color w:val="000000"/>
          <w:spacing w:val="-2"/>
          <w:lang w:val="es-MX"/>
        </w:rPr>
      </w:pPr>
    </w:p>
    <w:p w14:paraId="2D5A16D0" w14:textId="11DFD74E" w:rsidR="00B43226" w:rsidRDefault="009C1861" w:rsidP="00F65A70">
      <w:pPr>
        <w:widowControl w:val="0"/>
        <w:pBdr>
          <w:top w:val="nil"/>
          <w:left w:val="nil"/>
          <w:bottom w:val="nil"/>
          <w:right w:val="nil"/>
          <w:between w:val="nil"/>
        </w:pBdr>
        <w:spacing w:line="252" w:lineRule="auto"/>
        <w:jc w:val="both"/>
        <w:rPr>
          <w:color w:val="000000"/>
          <w:spacing w:val="-2"/>
          <w:lang w:val="es-MX"/>
        </w:rPr>
      </w:pPr>
      <w:del w:id="1" w:author="Heriberto Espino Montelongo" w:date="2025-04-30T05:09:00Z" w16du:dateUtc="2025-04-30T11:09:00Z">
        <w:r>
          <w:rPr>
            <w:noProof/>
            <w:color w:val="000000"/>
            <w:spacing w:val="-2"/>
          </w:rPr>
          <w:drawing>
            <wp:inline distT="0" distB="0" distL="0" distR="0" wp14:anchorId="53538421" wp14:editId="1DFEADEA">
              <wp:extent cx="3200400" cy="1798566"/>
              <wp:effectExtent l="0" t="0" r="0" b="0"/>
              <wp:docPr id="180837914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79145" name="Imagen 180837914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00400" cy="1798566"/>
                      </a:xfrm>
                      <a:prstGeom prst="rect">
                        <a:avLst/>
                      </a:prstGeom>
                    </pic:spPr>
                  </pic:pic>
                </a:graphicData>
              </a:graphic>
            </wp:inline>
          </w:drawing>
        </w:r>
      </w:del>
    </w:p>
    <w:p w14:paraId="46E0FBC0" w14:textId="3391C516" w:rsidR="00B43226" w:rsidRPr="00D55332" w:rsidRDefault="00D55332" w:rsidP="00F65A70">
      <w:pPr>
        <w:widowControl w:val="0"/>
        <w:pBdr>
          <w:top w:val="nil"/>
          <w:left w:val="nil"/>
          <w:bottom w:val="nil"/>
          <w:right w:val="nil"/>
          <w:between w:val="nil"/>
        </w:pBdr>
        <w:spacing w:line="252" w:lineRule="auto"/>
        <w:jc w:val="both"/>
        <w:rPr>
          <w:lang w:val="es-MX"/>
        </w:rPr>
      </w:pPr>
      <w:r w:rsidRPr="00D55332">
        <w:rPr>
          <w:b/>
          <w:lang w:val="es-MX"/>
        </w:rPr>
        <w:t xml:space="preserve">Fig. </w:t>
      </w:r>
      <w:r>
        <w:rPr>
          <w:b/>
          <w:lang w:val="es-MX"/>
        </w:rPr>
        <w:t>2</w:t>
      </w:r>
      <w:r w:rsidRPr="00D55332">
        <w:rPr>
          <w:b/>
          <w:lang w:val="es-MX"/>
        </w:rPr>
        <w:t>.</w:t>
      </w:r>
      <w:r w:rsidRPr="00D55332">
        <w:rPr>
          <w:lang w:val="es-MX"/>
        </w:rPr>
        <w:t xml:space="preserve"> </w:t>
      </w:r>
      <w:r w:rsidRPr="009A4A8D">
        <w:rPr>
          <w:lang w:val="es-MX"/>
        </w:rPr>
        <w:t xml:space="preserve">Mapa de </w:t>
      </w:r>
      <w:r>
        <w:rPr>
          <w:lang w:val="es-MX"/>
        </w:rPr>
        <w:t>i</w:t>
      </w:r>
      <w:r w:rsidRPr="009A4A8D">
        <w:rPr>
          <w:lang w:val="es-MX"/>
        </w:rPr>
        <w:t xml:space="preserve">nterpolación </w:t>
      </w:r>
      <w:r w:rsidR="00A44ADC">
        <w:rPr>
          <w:lang w:val="es-MX"/>
        </w:rPr>
        <w:t xml:space="preserve">TIN </w:t>
      </w:r>
      <w:r w:rsidRPr="009A4A8D">
        <w:rPr>
          <w:lang w:val="es-MX"/>
        </w:rPr>
        <w:t xml:space="preserve">de </w:t>
      </w:r>
      <w:r>
        <w:rPr>
          <w:lang w:val="es-MX"/>
        </w:rPr>
        <w:t>precios de alojamientos de Airbnb</w:t>
      </w:r>
      <w:r w:rsidR="00A44ADC">
        <w:rPr>
          <w:lang w:val="es-MX"/>
        </w:rPr>
        <w:t>.</w:t>
      </w:r>
    </w:p>
    <w:p w14:paraId="77998899" w14:textId="4A704671" w:rsidR="00B16043" w:rsidRPr="00024557" w:rsidRDefault="006B7893" w:rsidP="00024557">
      <w:pPr>
        <w:pStyle w:val="Heading1"/>
        <w:rPr>
          <w:lang w:val="es-MX"/>
        </w:rPr>
      </w:pPr>
      <w:r w:rsidRPr="00BA32A9">
        <w:rPr>
          <w:lang w:val="es-MX"/>
        </w:rPr>
        <w:t>I</w:t>
      </w:r>
      <w:r w:rsidR="002D39DA">
        <w:rPr>
          <w:lang w:val="es-MX"/>
        </w:rPr>
        <w:t>V</w:t>
      </w:r>
      <w:r w:rsidR="002F22C0" w:rsidRPr="00BA32A9">
        <w:rPr>
          <w:lang w:val="es-MX"/>
        </w:rPr>
        <w:t>.</w:t>
      </w:r>
      <w:r w:rsidRPr="00BA32A9">
        <w:rPr>
          <w:lang w:val="es-MX"/>
        </w:rPr>
        <w:t xml:space="preserve"> </w:t>
      </w:r>
      <w:r w:rsidR="002F22C0" w:rsidRPr="00BA32A9">
        <w:rPr>
          <w:lang w:val="es-MX"/>
        </w:rPr>
        <w:t xml:space="preserve"> </w:t>
      </w:r>
      <w:r w:rsidR="00BA32A9" w:rsidRPr="00BA32A9">
        <w:rPr>
          <w:lang w:val="es-MX"/>
        </w:rPr>
        <w:t>D</w:t>
      </w:r>
      <w:r w:rsidR="00BA32A9">
        <w:rPr>
          <w:lang w:val="es-MX"/>
        </w:rPr>
        <w:t>ensidad de Alojamientos</w:t>
      </w:r>
    </w:p>
    <w:p w14:paraId="2E827062" w14:textId="1290C1A0" w:rsidR="00B16043" w:rsidRDefault="00B16043" w:rsidP="00B16043">
      <w:pPr>
        <w:widowControl w:val="0"/>
        <w:pBdr>
          <w:top w:val="nil"/>
          <w:left w:val="nil"/>
          <w:bottom w:val="nil"/>
          <w:right w:val="nil"/>
          <w:between w:val="nil"/>
        </w:pBdr>
        <w:spacing w:line="252" w:lineRule="auto"/>
        <w:jc w:val="both"/>
        <w:rPr>
          <w:color w:val="000000"/>
          <w:spacing w:val="-2"/>
          <w:lang w:val="es-MX"/>
        </w:rPr>
      </w:pPr>
      <w:r w:rsidRPr="00B16043">
        <w:rPr>
          <w:color w:val="000000"/>
          <w:spacing w:val="-2"/>
          <w:lang w:val="es-MX"/>
        </w:rPr>
        <w:t>Para complementar el análisis de precios, se implementó un estimador de densidad por núcleos (</w:t>
      </w:r>
      <w:proofErr w:type="spellStart"/>
      <w:r w:rsidRPr="00B16043">
        <w:rPr>
          <w:color w:val="000000"/>
          <w:spacing w:val="-2"/>
          <w:lang w:val="es-MX"/>
        </w:rPr>
        <w:t>Kernel</w:t>
      </w:r>
      <w:proofErr w:type="spellEnd"/>
      <w:r w:rsidRPr="00B16043">
        <w:rPr>
          <w:color w:val="000000"/>
          <w:spacing w:val="-2"/>
          <w:lang w:val="es-MX"/>
        </w:rPr>
        <w:t xml:space="preserve"> </w:t>
      </w:r>
      <w:proofErr w:type="spellStart"/>
      <w:r w:rsidRPr="00B16043">
        <w:rPr>
          <w:color w:val="000000"/>
          <w:spacing w:val="-2"/>
          <w:lang w:val="es-MX"/>
        </w:rPr>
        <w:t>Density</w:t>
      </w:r>
      <w:proofErr w:type="spellEnd"/>
      <w:r w:rsidRPr="00B16043">
        <w:rPr>
          <w:color w:val="000000"/>
          <w:spacing w:val="-2"/>
          <w:lang w:val="es-MX"/>
        </w:rPr>
        <w:t xml:space="preserve"> </w:t>
      </w:r>
      <w:proofErr w:type="spellStart"/>
      <w:r w:rsidRPr="00B16043">
        <w:rPr>
          <w:color w:val="000000"/>
          <w:spacing w:val="-2"/>
          <w:lang w:val="es-MX"/>
        </w:rPr>
        <w:t>Estimation</w:t>
      </w:r>
      <w:proofErr w:type="spellEnd"/>
      <w:r w:rsidRPr="00B16043">
        <w:rPr>
          <w:color w:val="000000"/>
          <w:spacing w:val="-2"/>
          <w:lang w:val="es-MX"/>
        </w:rPr>
        <w:t xml:space="preserve">, KDE), empleando una función </w:t>
      </w:r>
      <w:proofErr w:type="spellStart"/>
      <w:r w:rsidRPr="00B16043">
        <w:rPr>
          <w:color w:val="000000"/>
          <w:spacing w:val="-2"/>
          <w:lang w:val="es-MX"/>
        </w:rPr>
        <w:t>kernel</w:t>
      </w:r>
      <w:proofErr w:type="spellEnd"/>
      <w:r w:rsidRPr="00B16043">
        <w:rPr>
          <w:color w:val="000000"/>
          <w:spacing w:val="-2"/>
          <w:lang w:val="es-MX"/>
        </w:rPr>
        <w:t xml:space="preserve"> cuadrática. </w:t>
      </w:r>
    </w:p>
    <w:p w14:paraId="1F3BCF9C" w14:textId="77777777" w:rsidR="00A44ADC" w:rsidRDefault="00A44ADC" w:rsidP="00B16043">
      <w:pPr>
        <w:widowControl w:val="0"/>
        <w:pBdr>
          <w:top w:val="nil"/>
          <w:left w:val="nil"/>
          <w:bottom w:val="nil"/>
          <w:right w:val="nil"/>
          <w:between w:val="nil"/>
        </w:pBdr>
        <w:spacing w:line="252" w:lineRule="auto"/>
        <w:jc w:val="both"/>
        <w:rPr>
          <w:color w:val="000000"/>
          <w:spacing w:val="-2"/>
          <w:lang w:val="es-MX"/>
        </w:rPr>
      </w:pPr>
    </w:p>
    <w:p w14:paraId="1970DCF2" w14:textId="77C7C0AD" w:rsidR="00A44ADC" w:rsidRDefault="00A44ADC" w:rsidP="00A44ADC">
      <w:pPr>
        <w:widowControl w:val="0"/>
        <w:pBdr>
          <w:top w:val="nil"/>
          <w:left w:val="nil"/>
          <w:bottom w:val="nil"/>
          <w:right w:val="nil"/>
          <w:between w:val="nil"/>
        </w:pBdr>
        <w:spacing w:line="252" w:lineRule="auto"/>
        <w:jc w:val="both"/>
        <w:rPr>
          <w:color w:val="000000"/>
          <w:spacing w:val="-2"/>
          <w:lang w:val="es-MX"/>
        </w:rPr>
      </w:pPr>
      <w:r w:rsidRPr="00A44ADC">
        <w:rPr>
          <w:color w:val="000000"/>
          <w:spacing w:val="-2"/>
          <w:lang w:val="es-MX"/>
        </w:rPr>
        <w:t xml:space="preserve">Entre los distritos con mayor densidad se encuentran el 1.º, 2.º, 3.º, 9.º, 10.º y 11.º. El 1.º distrito (Louvre, </w:t>
      </w:r>
      <w:proofErr w:type="spellStart"/>
      <w:r w:rsidRPr="00A44ADC">
        <w:rPr>
          <w:color w:val="000000"/>
          <w:spacing w:val="-2"/>
          <w:lang w:val="es-MX"/>
        </w:rPr>
        <w:t>Tullerías</w:t>
      </w:r>
      <w:proofErr w:type="spellEnd"/>
      <w:r w:rsidRPr="00A44ADC">
        <w:rPr>
          <w:color w:val="000000"/>
          <w:spacing w:val="-2"/>
          <w:lang w:val="es-MX"/>
        </w:rPr>
        <w:t xml:space="preserve">), pese a la escasa oferta en torno al Louvre mismo, presenta una alta concentración de alojamientos turísticos en el entorno de las </w:t>
      </w:r>
      <w:proofErr w:type="spellStart"/>
      <w:r w:rsidRPr="00A44ADC">
        <w:rPr>
          <w:color w:val="000000"/>
          <w:spacing w:val="-2"/>
          <w:lang w:val="es-MX"/>
        </w:rPr>
        <w:t>Tullerías</w:t>
      </w:r>
      <w:proofErr w:type="spellEnd"/>
      <w:r w:rsidRPr="00A44ADC">
        <w:rPr>
          <w:color w:val="000000"/>
          <w:spacing w:val="-2"/>
          <w:lang w:val="es-MX"/>
        </w:rPr>
        <w:t xml:space="preserve"> y la rue de Rivoli, aprovechando la cercanía a museos y jardines históricos. El 2.º distrito (</w:t>
      </w:r>
      <w:proofErr w:type="spellStart"/>
      <w:r w:rsidRPr="00A44ADC">
        <w:rPr>
          <w:color w:val="000000"/>
          <w:spacing w:val="-2"/>
          <w:lang w:val="es-MX"/>
        </w:rPr>
        <w:t>Bourse</w:t>
      </w:r>
      <w:proofErr w:type="spellEnd"/>
      <w:r w:rsidRPr="00A44ADC">
        <w:rPr>
          <w:color w:val="000000"/>
          <w:spacing w:val="-2"/>
          <w:lang w:val="es-MX"/>
        </w:rPr>
        <w:t xml:space="preserve">, </w:t>
      </w:r>
      <w:proofErr w:type="spellStart"/>
      <w:r w:rsidRPr="00A44ADC">
        <w:rPr>
          <w:color w:val="000000"/>
          <w:spacing w:val="-2"/>
          <w:lang w:val="es-MX"/>
        </w:rPr>
        <w:t>Montorgueil</w:t>
      </w:r>
      <w:proofErr w:type="spellEnd"/>
      <w:r w:rsidRPr="00A44ADC">
        <w:rPr>
          <w:color w:val="000000"/>
          <w:spacing w:val="-2"/>
          <w:lang w:val="es-MX"/>
        </w:rPr>
        <w:t xml:space="preserve">), pequeño pero dinámico, con su red de galerías comerciales y proximidad </w:t>
      </w:r>
      <w:r w:rsidRPr="00A44ADC">
        <w:rPr>
          <w:color w:val="000000"/>
          <w:spacing w:val="-2"/>
          <w:lang w:val="es-MX"/>
        </w:rPr>
        <w:t xml:space="preserve">al </w:t>
      </w:r>
      <w:proofErr w:type="spellStart"/>
      <w:r w:rsidRPr="00A44ADC">
        <w:rPr>
          <w:color w:val="000000"/>
          <w:spacing w:val="-2"/>
          <w:lang w:val="es-MX"/>
        </w:rPr>
        <w:t>Palais</w:t>
      </w:r>
      <w:proofErr w:type="spellEnd"/>
      <w:r w:rsidRPr="00A44ADC">
        <w:rPr>
          <w:color w:val="000000"/>
          <w:spacing w:val="-2"/>
          <w:lang w:val="es-MX"/>
        </w:rPr>
        <w:t xml:space="preserve"> </w:t>
      </w:r>
      <w:proofErr w:type="spellStart"/>
      <w:r w:rsidRPr="00A44ADC">
        <w:rPr>
          <w:color w:val="000000"/>
          <w:spacing w:val="-2"/>
          <w:lang w:val="es-MX"/>
        </w:rPr>
        <w:t>Brongniart</w:t>
      </w:r>
      <w:proofErr w:type="spellEnd"/>
      <w:r w:rsidRPr="00A44ADC">
        <w:rPr>
          <w:color w:val="000000"/>
          <w:spacing w:val="-2"/>
          <w:lang w:val="es-MX"/>
        </w:rPr>
        <w:t xml:space="preserve">, atrae a viajeros de negocio y turismo gastronómico. El 3.º distrito (Le </w:t>
      </w:r>
      <w:proofErr w:type="spellStart"/>
      <w:r w:rsidRPr="00A44ADC">
        <w:rPr>
          <w:color w:val="000000"/>
          <w:spacing w:val="-2"/>
          <w:lang w:val="es-MX"/>
        </w:rPr>
        <w:t>Marais</w:t>
      </w:r>
      <w:proofErr w:type="spellEnd"/>
      <w:r w:rsidRPr="00A44ADC">
        <w:rPr>
          <w:color w:val="000000"/>
          <w:spacing w:val="-2"/>
          <w:lang w:val="es-MX"/>
        </w:rPr>
        <w:t>) se ha consolidado como un polo cultural y de ocio, con galerías de arte, boutiques de diseño y una gran oferta de cafés y restaurantes, lo que explica su alta densidad de pisos turísticos. En el 9.º distrito (</w:t>
      </w:r>
      <w:proofErr w:type="spellStart"/>
      <w:r w:rsidRPr="00A44ADC">
        <w:rPr>
          <w:color w:val="000000"/>
          <w:spacing w:val="-2"/>
          <w:lang w:val="es-MX"/>
        </w:rPr>
        <w:t>Musée</w:t>
      </w:r>
      <w:proofErr w:type="spellEnd"/>
      <w:r w:rsidRPr="00A44ADC">
        <w:rPr>
          <w:color w:val="000000"/>
          <w:spacing w:val="-2"/>
          <w:lang w:val="es-MX"/>
        </w:rPr>
        <w:t xml:space="preserve"> </w:t>
      </w:r>
      <w:proofErr w:type="spellStart"/>
      <w:r w:rsidRPr="00A44ADC">
        <w:rPr>
          <w:color w:val="000000"/>
          <w:spacing w:val="-2"/>
          <w:lang w:val="es-MX"/>
        </w:rPr>
        <w:t>Grévin</w:t>
      </w:r>
      <w:proofErr w:type="spellEnd"/>
      <w:r w:rsidRPr="00A44ADC">
        <w:rPr>
          <w:color w:val="000000"/>
          <w:spacing w:val="-2"/>
          <w:lang w:val="es-MX"/>
        </w:rPr>
        <w:t xml:space="preserve">, Ópera Garnier), la cercanía a la Ópera y a los grandes bulevares convierte esta zona en un punto neurálgico para el turismo cultural. El 10.º distrito (Canal Saint-Martin, </w:t>
      </w:r>
      <w:proofErr w:type="spellStart"/>
      <w:r w:rsidRPr="00A44ADC">
        <w:rPr>
          <w:color w:val="000000"/>
          <w:spacing w:val="-2"/>
          <w:lang w:val="es-MX"/>
        </w:rPr>
        <w:t>Gare</w:t>
      </w:r>
      <w:proofErr w:type="spellEnd"/>
      <w:r w:rsidRPr="00A44ADC">
        <w:rPr>
          <w:color w:val="000000"/>
          <w:spacing w:val="-2"/>
          <w:lang w:val="es-MX"/>
        </w:rPr>
        <w:t xml:space="preserve"> de </w:t>
      </w:r>
      <w:proofErr w:type="spellStart"/>
      <w:r w:rsidRPr="00A44ADC">
        <w:rPr>
          <w:color w:val="000000"/>
          <w:spacing w:val="-2"/>
          <w:lang w:val="es-MX"/>
        </w:rPr>
        <w:t>l’Est</w:t>
      </w:r>
      <w:proofErr w:type="spellEnd"/>
      <w:r w:rsidRPr="00A44ADC">
        <w:rPr>
          <w:color w:val="000000"/>
          <w:spacing w:val="-2"/>
          <w:lang w:val="es-MX"/>
        </w:rPr>
        <w:t xml:space="preserve"> y </w:t>
      </w:r>
      <w:proofErr w:type="spellStart"/>
      <w:r w:rsidRPr="00A44ADC">
        <w:rPr>
          <w:color w:val="000000"/>
          <w:spacing w:val="-2"/>
          <w:lang w:val="es-MX"/>
        </w:rPr>
        <w:t>Gare</w:t>
      </w:r>
      <w:proofErr w:type="spellEnd"/>
      <w:r w:rsidRPr="00A44ADC">
        <w:rPr>
          <w:color w:val="000000"/>
          <w:spacing w:val="-2"/>
          <w:lang w:val="es-MX"/>
        </w:rPr>
        <w:t xml:space="preserve"> du Nord), gracias a la animada ribera del canal y a la proximidad de estaciones internacionales, genera demanda tanto de turistas de paso como de viajeros de bajo presupuesto que buscan conectividad. El 11.º distrito (Bastilla, </w:t>
      </w:r>
      <w:proofErr w:type="spellStart"/>
      <w:r w:rsidRPr="00A44ADC">
        <w:rPr>
          <w:color w:val="000000"/>
          <w:spacing w:val="-2"/>
          <w:lang w:val="es-MX"/>
        </w:rPr>
        <w:t>Oberkampf</w:t>
      </w:r>
      <w:proofErr w:type="spellEnd"/>
      <w:r w:rsidRPr="00A44ADC">
        <w:rPr>
          <w:color w:val="000000"/>
          <w:spacing w:val="-2"/>
          <w:lang w:val="es-MX"/>
        </w:rPr>
        <w:t>) es conocido por su vida nocturna, lo que atrae a un público joven que prefiere apartamentos con precios moderados.</w:t>
      </w:r>
    </w:p>
    <w:p w14:paraId="486F08F1" w14:textId="77777777" w:rsidR="00A44ADC" w:rsidRDefault="00A44ADC" w:rsidP="00A44ADC">
      <w:pPr>
        <w:widowControl w:val="0"/>
        <w:pBdr>
          <w:top w:val="nil"/>
          <w:left w:val="nil"/>
          <w:bottom w:val="nil"/>
          <w:right w:val="nil"/>
          <w:between w:val="nil"/>
        </w:pBdr>
        <w:spacing w:line="252" w:lineRule="auto"/>
        <w:jc w:val="both"/>
        <w:rPr>
          <w:color w:val="000000"/>
          <w:spacing w:val="-2"/>
          <w:lang w:val="es-MX"/>
        </w:rPr>
      </w:pPr>
    </w:p>
    <w:p w14:paraId="08A9A25F" w14:textId="77777777" w:rsidR="00A44ADC" w:rsidRDefault="00A44ADC" w:rsidP="00A44ADC">
      <w:pPr>
        <w:widowControl w:val="0"/>
        <w:pBdr>
          <w:top w:val="nil"/>
          <w:left w:val="nil"/>
          <w:bottom w:val="nil"/>
          <w:right w:val="nil"/>
          <w:between w:val="nil"/>
        </w:pBdr>
        <w:spacing w:line="252" w:lineRule="auto"/>
        <w:jc w:val="both"/>
        <w:rPr>
          <w:color w:val="000000"/>
          <w:spacing w:val="-2"/>
        </w:rPr>
      </w:pPr>
      <w:r>
        <w:rPr>
          <w:noProof/>
          <w:color w:val="000000"/>
          <w:spacing w:val="-2"/>
        </w:rPr>
        <w:drawing>
          <wp:inline distT="0" distB="0" distL="0" distR="0" wp14:anchorId="59B8D22B" wp14:editId="2263AC8A">
            <wp:extent cx="3200400" cy="1798566"/>
            <wp:effectExtent l="0" t="0" r="0" b="0"/>
            <wp:docPr id="22754733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47337" name="Imagen 22754733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00400" cy="1798566"/>
                    </a:xfrm>
                    <a:prstGeom prst="rect">
                      <a:avLst/>
                    </a:prstGeom>
                  </pic:spPr>
                </pic:pic>
              </a:graphicData>
            </a:graphic>
          </wp:inline>
        </w:drawing>
      </w:r>
    </w:p>
    <w:p w14:paraId="0E630AFF" w14:textId="426637B7" w:rsidR="00A44ADC" w:rsidRPr="00A44ADC" w:rsidRDefault="00A44ADC" w:rsidP="00A44ADC">
      <w:pPr>
        <w:widowControl w:val="0"/>
        <w:pBdr>
          <w:top w:val="nil"/>
          <w:left w:val="nil"/>
          <w:bottom w:val="nil"/>
          <w:right w:val="nil"/>
          <w:between w:val="nil"/>
        </w:pBdr>
        <w:spacing w:line="252" w:lineRule="auto"/>
        <w:jc w:val="both"/>
        <w:rPr>
          <w:color w:val="000000"/>
          <w:spacing w:val="-2"/>
          <w:lang w:val="es-MX"/>
        </w:rPr>
      </w:pPr>
      <w:r w:rsidRPr="009A4A8D">
        <w:rPr>
          <w:b/>
          <w:lang w:val="es-MX"/>
        </w:rPr>
        <w:t xml:space="preserve">Fig. </w:t>
      </w:r>
      <w:r>
        <w:rPr>
          <w:b/>
          <w:lang w:val="es-MX"/>
        </w:rPr>
        <w:t>3</w:t>
      </w:r>
      <w:r w:rsidRPr="009A4A8D">
        <w:rPr>
          <w:b/>
          <w:lang w:val="es-MX"/>
        </w:rPr>
        <w:t xml:space="preserve">. </w:t>
      </w:r>
      <w:r w:rsidRPr="009A4A8D">
        <w:rPr>
          <w:bCs/>
          <w:lang w:val="es-MX"/>
        </w:rPr>
        <w:t xml:space="preserve">Mapa de densidad de alojamientos de </w:t>
      </w:r>
      <w:r>
        <w:rPr>
          <w:bCs/>
          <w:lang w:val="es-MX"/>
        </w:rPr>
        <w:t>Airbnb</w:t>
      </w:r>
      <w:r w:rsidRPr="009A4A8D">
        <w:rPr>
          <w:lang w:val="es-MX"/>
        </w:rPr>
        <w:t xml:space="preserve"> </w:t>
      </w:r>
    </w:p>
    <w:p w14:paraId="19D8E424" w14:textId="77777777" w:rsidR="00A44ADC" w:rsidRPr="00A44ADC" w:rsidRDefault="00A44ADC" w:rsidP="00A44ADC">
      <w:pPr>
        <w:widowControl w:val="0"/>
        <w:pBdr>
          <w:top w:val="nil"/>
          <w:left w:val="nil"/>
          <w:bottom w:val="nil"/>
          <w:right w:val="nil"/>
          <w:between w:val="nil"/>
        </w:pBdr>
        <w:spacing w:line="252" w:lineRule="auto"/>
        <w:jc w:val="both"/>
        <w:rPr>
          <w:color w:val="000000"/>
          <w:spacing w:val="-2"/>
          <w:lang w:val="es-MX"/>
        </w:rPr>
      </w:pPr>
    </w:p>
    <w:p w14:paraId="343EBE5A" w14:textId="7BF99BC7" w:rsidR="00B16043" w:rsidRDefault="008B29CA" w:rsidP="00B16043">
      <w:pPr>
        <w:widowControl w:val="0"/>
        <w:pBdr>
          <w:top w:val="nil"/>
          <w:left w:val="nil"/>
          <w:bottom w:val="nil"/>
          <w:right w:val="nil"/>
          <w:between w:val="nil"/>
        </w:pBdr>
        <w:spacing w:line="252" w:lineRule="auto"/>
        <w:jc w:val="both"/>
        <w:rPr>
          <w:color w:val="000000"/>
          <w:spacing w:val="-2"/>
          <w:lang w:val="es-MX"/>
        </w:rPr>
      </w:pPr>
      <w:r w:rsidRPr="00F65A70">
        <w:rPr>
          <w:color w:val="000000"/>
          <w:spacing w:val="-2"/>
          <w:lang w:val="es-MX"/>
        </w:rPr>
        <w:t>Un hallazgo llamativo del análisis es la baja densidad de alojamientos disponibles en los alrededores del museo del Louvre</w:t>
      </w:r>
      <w:r>
        <w:rPr>
          <w:color w:val="000000"/>
          <w:spacing w:val="-2"/>
          <w:lang w:val="es-MX"/>
        </w:rPr>
        <w:t>, a</w:t>
      </w:r>
      <w:r w:rsidRPr="00F65A70">
        <w:rPr>
          <w:color w:val="000000"/>
          <w:spacing w:val="-2"/>
          <w:lang w:val="es-MX"/>
        </w:rPr>
        <w:t xml:space="preserve"> pesar de ser uno de los principales puntos de interés turístico del mundo, esta zona presenta una escasa oferta de Airbnb</w:t>
      </w:r>
      <w:r>
        <w:rPr>
          <w:color w:val="000000"/>
          <w:spacing w:val="-2"/>
          <w:lang w:val="es-MX"/>
        </w:rPr>
        <w:t>, e</w:t>
      </w:r>
      <w:r w:rsidRPr="00F65A70">
        <w:rPr>
          <w:color w:val="000000"/>
          <w:spacing w:val="-2"/>
          <w:lang w:val="es-MX"/>
        </w:rPr>
        <w:t>sta aparente contradicción puede explicarse por la fuerte presencia de hoteles tradicionales</w:t>
      </w:r>
      <w:r>
        <w:rPr>
          <w:color w:val="000000"/>
          <w:spacing w:val="-2"/>
          <w:lang w:val="es-MX"/>
        </w:rPr>
        <w:t xml:space="preserve">, es posible que las </w:t>
      </w:r>
      <w:r w:rsidRPr="00442B35">
        <w:rPr>
          <w:color w:val="000000"/>
          <w:spacing w:val="-2"/>
          <w:lang w:val="es-MX"/>
        </w:rPr>
        <w:t>cadenas hoteleras han consolidado su presencia en esta área desde décadas atrás, lo que limita el desarrollo de alojamientos alternativos.</w:t>
      </w:r>
      <w:r w:rsidR="00FC6369">
        <w:rPr>
          <w:color w:val="000000"/>
          <w:spacing w:val="-2"/>
          <w:lang w:val="es-MX"/>
        </w:rPr>
        <w:t xml:space="preserve"> También están los distritos</w:t>
      </w:r>
      <w:r w:rsidRPr="00D55332">
        <w:rPr>
          <w:color w:val="000000"/>
          <w:spacing w:val="-2"/>
          <w:lang w:val="es-MX"/>
        </w:rPr>
        <w:t xml:space="preserve"> periféricos del sur</w:t>
      </w:r>
      <w:r w:rsidR="00FC6369">
        <w:rPr>
          <w:color w:val="000000"/>
          <w:spacing w:val="-2"/>
          <w:lang w:val="es-MX"/>
        </w:rPr>
        <w:t xml:space="preserve">, donde </w:t>
      </w:r>
      <w:r w:rsidR="00FC6369" w:rsidRPr="00A44ADC">
        <w:rPr>
          <w:color w:val="000000"/>
          <w:spacing w:val="-2"/>
          <w:lang w:val="es-MX"/>
        </w:rPr>
        <w:t>predomina la vivienda social y convencional, y el perfil de alojamiento se orienta más hacia residencias de estudiantes que a pisos turísticos</w:t>
      </w:r>
      <w:r w:rsidR="00FC6369">
        <w:rPr>
          <w:color w:val="000000"/>
          <w:spacing w:val="-2"/>
          <w:lang w:val="es-MX"/>
        </w:rPr>
        <w:t xml:space="preserve">, </w:t>
      </w:r>
      <w:r w:rsidRPr="00D55332">
        <w:rPr>
          <w:color w:val="000000"/>
          <w:spacing w:val="-2"/>
          <w:lang w:val="es-MX"/>
        </w:rPr>
        <w:t>presentan una menor densidad de alojamientos, coherente con una menor presencia de turistas y con la existencia de infraestructura urbana menos atractiva para el turismo internacional.</w:t>
      </w:r>
    </w:p>
    <w:p w14:paraId="371FC9F3" w14:textId="2A4B71CE" w:rsidR="007244EB" w:rsidRPr="00442B35" w:rsidRDefault="007244EB" w:rsidP="00442B35">
      <w:pPr>
        <w:widowControl w:val="0"/>
        <w:pBdr>
          <w:top w:val="nil"/>
          <w:left w:val="nil"/>
          <w:bottom w:val="nil"/>
          <w:right w:val="nil"/>
          <w:between w:val="nil"/>
        </w:pBdr>
        <w:spacing w:line="252" w:lineRule="auto"/>
        <w:jc w:val="both"/>
        <w:rPr>
          <w:color w:val="000000"/>
          <w:spacing w:val="-2"/>
          <w:lang w:val="es-MX"/>
        </w:rPr>
      </w:pPr>
    </w:p>
    <w:p w14:paraId="39FA839A" w14:textId="19042AD6" w:rsidR="00BA32A9" w:rsidRPr="00BA32A9" w:rsidRDefault="00EA2431" w:rsidP="00BA32A9">
      <w:pPr>
        <w:pStyle w:val="Heading1"/>
        <w:rPr>
          <w:lang w:val="es-MX"/>
        </w:rPr>
      </w:pPr>
      <w:r>
        <w:rPr>
          <w:lang w:val="es-MX"/>
        </w:rPr>
        <w:t>V</w:t>
      </w:r>
      <w:r w:rsidR="00BA32A9">
        <w:rPr>
          <w:lang w:val="es-MX"/>
        </w:rPr>
        <w:t>. Conclu</w:t>
      </w:r>
      <w:r w:rsidR="0079331D">
        <w:rPr>
          <w:lang w:val="es-MX"/>
        </w:rPr>
        <w:t>sión</w:t>
      </w:r>
    </w:p>
    <w:p w14:paraId="3F6A3512" w14:textId="71CB7B74" w:rsidR="00AD1CC4" w:rsidRPr="00AD1CC4" w:rsidRDefault="00AD1CC4" w:rsidP="00AD1CC4">
      <w:pPr>
        <w:widowControl w:val="0"/>
        <w:pBdr>
          <w:top w:val="nil"/>
          <w:left w:val="nil"/>
          <w:bottom w:val="nil"/>
          <w:right w:val="nil"/>
          <w:between w:val="nil"/>
        </w:pBdr>
        <w:spacing w:line="252" w:lineRule="auto"/>
        <w:jc w:val="both"/>
        <w:rPr>
          <w:color w:val="000000"/>
          <w:spacing w:val="-2"/>
          <w:lang w:val="es-MX"/>
        </w:rPr>
      </w:pPr>
      <w:r w:rsidRPr="00AD1CC4">
        <w:rPr>
          <w:color w:val="000000"/>
          <w:spacing w:val="-2"/>
          <w:lang w:val="es-MX"/>
        </w:rPr>
        <w:t>Los resultados obtenidos reflejan las dinámicas económicas</w:t>
      </w:r>
      <w:r>
        <w:rPr>
          <w:color w:val="000000"/>
          <w:spacing w:val="-2"/>
          <w:lang w:val="es-MX"/>
        </w:rPr>
        <w:t xml:space="preserve"> </w:t>
      </w:r>
      <w:r w:rsidR="00021C0F">
        <w:rPr>
          <w:color w:val="000000"/>
          <w:spacing w:val="-2"/>
          <w:lang w:val="es-MX"/>
        </w:rPr>
        <w:t xml:space="preserve">y </w:t>
      </w:r>
      <w:r w:rsidR="00021C0F" w:rsidRPr="00AD1CC4">
        <w:rPr>
          <w:color w:val="000000"/>
          <w:spacing w:val="-2"/>
          <w:lang w:val="es-MX"/>
        </w:rPr>
        <w:t>turísticas</w:t>
      </w:r>
      <w:r w:rsidRPr="00AD1CC4">
        <w:rPr>
          <w:color w:val="000000"/>
          <w:spacing w:val="-2"/>
          <w:lang w:val="es-MX"/>
        </w:rPr>
        <w:t xml:space="preserve"> </w:t>
      </w:r>
      <w:r>
        <w:rPr>
          <w:color w:val="000000"/>
          <w:spacing w:val="-2"/>
          <w:lang w:val="es-MX"/>
        </w:rPr>
        <w:t xml:space="preserve">que están presentes en </w:t>
      </w:r>
      <w:r w:rsidRPr="00AD1CC4">
        <w:rPr>
          <w:color w:val="000000"/>
          <w:spacing w:val="-2"/>
          <w:lang w:val="es-MX"/>
        </w:rPr>
        <w:t>el mercado de alojamientos de Airbnb en París. Se evidencia una fuerte relación entre ubicación, valor patrimonial y demanda turística: las zonas más céntricas y emblemáticas</w:t>
      </w:r>
      <w:r>
        <w:rPr>
          <w:color w:val="000000"/>
          <w:spacing w:val="-2"/>
          <w:lang w:val="es-MX"/>
        </w:rPr>
        <w:t xml:space="preserve">, </w:t>
      </w:r>
      <w:r w:rsidRPr="00AD1CC4">
        <w:rPr>
          <w:color w:val="000000"/>
          <w:spacing w:val="-2"/>
          <w:lang w:val="es-MX"/>
        </w:rPr>
        <w:t>como las inmediaciones de la Torre Eiffel, la Place de la Concorde y el Arco del Triunfo</w:t>
      </w:r>
      <w:r>
        <w:rPr>
          <w:color w:val="000000"/>
          <w:spacing w:val="-2"/>
          <w:lang w:val="es-MX"/>
        </w:rPr>
        <w:t xml:space="preserve">, </w:t>
      </w:r>
      <w:r w:rsidRPr="00AD1CC4">
        <w:rPr>
          <w:color w:val="000000"/>
          <w:spacing w:val="-2"/>
          <w:lang w:val="es-MX"/>
        </w:rPr>
        <w:t>concentran los precios más altos, en parte debido a su atractivo internacional y a la escasa disponibilidad de propiedades de alta gama.</w:t>
      </w:r>
      <w:r>
        <w:rPr>
          <w:color w:val="000000"/>
          <w:spacing w:val="-2"/>
          <w:lang w:val="es-MX"/>
        </w:rPr>
        <w:t xml:space="preserve"> </w:t>
      </w:r>
      <w:r w:rsidRPr="00AD1CC4">
        <w:rPr>
          <w:color w:val="000000"/>
          <w:spacing w:val="-2"/>
          <w:lang w:val="es-MX"/>
        </w:rPr>
        <w:t xml:space="preserve">Al mismo tiempo, se observa una competencia evidente con </w:t>
      </w:r>
      <w:r w:rsidR="00021C0F" w:rsidRPr="00AD1CC4">
        <w:rPr>
          <w:color w:val="000000"/>
          <w:spacing w:val="-2"/>
          <w:lang w:val="es-MX"/>
        </w:rPr>
        <w:t>el hotelería tradicional</w:t>
      </w:r>
      <w:r w:rsidRPr="00AD1CC4">
        <w:rPr>
          <w:color w:val="000000"/>
          <w:spacing w:val="-2"/>
          <w:lang w:val="es-MX"/>
        </w:rPr>
        <w:t xml:space="preserve">, especialmente en distritos como el 1.º (Louvre), </w:t>
      </w:r>
      <w:r w:rsidRPr="00AD1CC4">
        <w:rPr>
          <w:color w:val="000000"/>
          <w:spacing w:val="-2"/>
          <w:lang w:val="es-MX"/>
        </w:rPr>
        <w:lastRenderedPageBreak/>
        <w:t xml:space="preserve">donde la presencia de Airbnb es reducida por una mayor concentración de hoteles. </w:t>
      </w:r>
    </w:p>
    <w:p w14:paraId="4FA0F79A" w14:textId="1243D288" w:rsidR="00AD1CC4" w:rsidRPr="00487681" w:rsidRDefault="00AD1CC4" w:rsidP="00AD1CC4">
      <w:pPr>
        <w:widowControl w:val="0"/>
        <w:pBdr>
          <w:top w:val="nil"/>
          <w:left w:val="nil"/>
          <w:bottom w:val="nil"/>
          <w:right w:val="nil"/>
          <w:between w:val="nil"/>
        </w:pBdr>
        <w:spacing w:line="252" w:lineRule="auto"/>
        <w:jc w:val="both"/>
        <w:rPr>
          <w:color w:val="000000"/>
          <w:spacing w:val="-2"/>
          <w:u w:val="single"/>
          <w:lang w:val="es-MX"/>
        </w:rPr>
      </w:pPr>
      <w:r w:rsidRPr="00AD1CC4">
        <w:rPr>
          <w:color w:val="000000"/>
          <w:spacing w:val="-2"/>
          <w:lang w:val="es-MX"/>
        </w:rPr>
        <w:t>En contraste, las zonas periféricas de la ciudad muestran una mayor oferta de alojamientos con precios considerablemente más bajos. Estos</w:t>
      </w:r>
      <w:r w:rsidR="00C11CEA">
        <w:rPr>
          <w:color w:val="000000"/>
          <w:spacing w:val="-2"/>
          <w:lang w:val="es-MX"/>
        </w:rPr>
        <w:t xml:space="preserve"> distritos</w:t>
      </w:r>
      <w:r w:rsidRPr="00AD1CC4">
        <w:rPr>
          <w:color w:val="000000"/>
          <w:spacing w:val="-2"/>
          <w:lang w:val="es-MX"/>
        </w:rPr>
        <w:t>, aunque menos turísticos, ofrecen una alternativa accesible tanto para visitantes con presupuestos más ajustado</w:t>
      </w:r>
      <w:r w:rsidR="00021C0F">
        <w:rPr>
          <w:color w:val="000000"/>
          <w:spacing w:val="-2"/>
          <w:lang w:val="es-MX"/>
        </w:rPr>
        <w:t>s</w:t>
      </w:r>
      <w:r w:rsidRPr="00AD1CC4">
        <w:rPr>
          <w:color w:val="000000"/>
          <w:spacing w:val="-2"/>
          <w:lang w:val="es-MX"/>
        </w:rPr>
        <w:t>.</w:t>
      </w:r>
      <w:r w:rsidR="00021C0F">
        <w:rPr>
          <w:color w:val="000000"/>
          <w:spacing w:val="-2"/>
          <w:lang w:val="es-MX"/>
        </w:rPr>
        <w:t xml:space="preserve"> </w:t>
      </w:r>
      <w:r w:rsidRPr="00AD1CC4">
        <w:rPr>
          <w:color w:val="000000"/>
          <w:spacing w:val="-2"/>
          <w:lang w:val="es-MX"/>
        </w:rPr>
        <w:t xml:space="preserve">En conjunto, los patrones observados muestran una estructura espacial que responde a una lógica de segmentación del mercado: un núcleo central de alto </w:t>
      </w:r>
      <w:r w:rsidR="00021C0F" w:rsidRPr="00AD1CC4">
        <w:rPr>
          <w:color w:val="000000"/>
          <w:spacing w:val="-2"/>
          <w:lang w:val="es-MX"/>
        </w:rPr>
        <w:t>valor</w:t>
      </w:r>
      <w:r w:rsidR="00021C0F">
        <w:rPr>
          <w:color w:val="000000"/>
          <w:spacing w:val="-2"/>
          <w:lang w:val="es-MX"/>
        </w:rPr>
        <w:t xml:space="preserve"> </w:t>
      </w:r>
      <w:r w:rsidR="00021C0F" w:rsidRPr="00AD1CC4">
        <w:rPr>
          <w:color w:val="000000"/>
          <w:spacing w:val="-2"/>
          <w:lang w:val="es-MX"/>
        </w:rPr>
        <w:t>dominado</w:t>
      </w:r>
      <w:r w:rsidRPr="00AD1CC4">
        <w:rPr>
          <w:color w:val="000000"/>
          <w:spacing w:val="-2"/>
          <w:lang w:val="es-MX"/>
        </w:rPr>
        <w:t xml:space="preserve"> por el turismo de lujo</w:t>
      </w:r>
      <w:r w:rsidR="00487681">
        <w:rPr>
          <w:color w:val="000000"/>
          <w:spacing w:val="-2"/>
          <w:lang w:val="es-MX"/>
        </w:rPr>
        <w:t xml:space="preserve"> con </w:t>
      </w:r>
      <w:r w:rsidR="00873A3D">
        <w:rPr>
          <w:color w:val="000000"/>
          <w:spacing w:val="-2"/>
          <w:lang w:val="es-MX"/>
        </w:rPr>
        <w:t xml:space="preserve">periferia </w:t>
      </w:r>
      <w:r w:rsidRPr="00AD1CC4">
        <w:rPr>
          <w:color w:val="000000"/>
          <w:spacing w:val="-2"/>
          <w:lang w:val="es-MX"/>
        </w:rPr>
        <w:t xml:space="preserve">más asequible, con mayor densidad de </w:t>
      </w:r>
      <w:r w:rsidR="00873A3D">
        <w:rPr>
          <w:color w:val="000000"/>
          <w:spacing w:val="-2"/>
          <w:lang w:val="es-MX"/>
        </w:rPr>
        <w:t>alojamiento</w:t>
      </w:r>
      <w:r w:rsidRPr="00AD1CC4">
        <w:rPr>
          <w:color w:val="000000"/>
          <w:spacing w:val="-2"/>
          <w:lang w:val="es-MX"/>
        </w:rPr>
        <w:t>s</w:t>
      </w:r>
      <w:r w:rsidR="00873A3D">
        <w:rPr>
          <w:color w:val="000000"/>
          <w:spacing w:val="-2"/>
          <w:lang w:val="es-MX"/>
        </w:rPr>
        <w:t>.</w:t>
      </w:r>
    </w:p>
    <w:sectPr w:rsidR="00AD1CC4" w:rsidRPr="00487681" w:rsidSect="00002FAF">
      <w:footnotePr>
        <w:numRestart w:val="eachSect"/>
      </w:footnotePr>
      <w:type w:val="continuous"/>
      <w:pgSz w:w="12240" w:h="15840"/>
      <w:pgMar w:top="1008" w:right="936" w:bottom="1008" w:left="936" w:header="432" w:footer="432" w:gutter="0"/>
      <w:pgNumType w:start="1"/>
      <w:cols w:num="2" w:space="720" w:equalWidth="0">
        <w:col w:w="5040" w:space="288"/>
        <w:col w:w="504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E69E3" w14:textId="77777777" w:rsidR="00D96CC5" w:rsidRDefault="00D96CC5">
      <w:r>
        <w:separator/>
      </w:r>
    </w:p>
  </w:endnote>
  <w:endnote w:type="continuationSeparator" w:id="0">
    <w:p w14:paraId="4221DC42" w14:textId="77777777" w:rsidR="00D96CC5" w:rsidRDefault="00D96C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FB891" w14:textId="77777777" w:rsidR="00D96CC5" w:rsidRPr="009A0AA6" w:rsidRDefault="00D96CC5" w:rsidP="009A0AA6">
      <w:pPr>
        <w:pStyle w:val="Footer"/>
      </w:pPr>
    </w:p>
  </w:footnote>
  <w:footnote w:type="continuationSeparator" w:id="0">
    <w:p w14:paraId="138588D7" w14:textId="77777777" w:rsidR="00D96CC5" w:rsidRDefault="00D96CC5">
      <w:r>
        <w:continuationSeparator/>
      </w:r>
    </w:p>
  </w:footnote>
  <w:footnote w:id="1">
    <w:p w14:paraId="4102162F" w14:textId="5413FBFA" w:rsidR="00BE4774" w:rsidRPr="00A44ADC" w:rsidRDefault="00BE4774" w:rsidP="00A44ADC">
      <w:pPr>
        <w:pStyle w:val="FootnoteText"/>
        <w:ind w:firstLine="0"/>
        <w:rPr>
          <w:lang w:val="es-MX"/>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3F23C" w14:textId="2E014612" w:rsidR="00732E46" w:rsidRDefault="000F2C11" w:rsidP="00F241A9">
    <w:pPr>
      <w:jc w:val="right"/>
    </w:pPr>
    <w:r>
      <w:fldChar w:fldCharType="begin"/>
    </w:r>
    <w:r>
      <w:instrText>PAGE</w:instrText>
    </w:r>
    <w:r>
      <w:fldChar w:fldCharType="separate"/>
    </w:r>
    <w:r w:rsidR="005A170E">
      <w:rPr>
        <w:noProof/>
      </w:rPr>
      <w:t>3</w:t>
    </w:r>
    <w:r>
      <w:fldChar w:fldCharType="end"/>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2E1323"/>
    <w:multiLevelType w:val="hybridMultilevel"/>
    <w:tmpl w:val="E04C87F4"/>
    <w:lvl w:ilvl="0" w:tplc="FD566B9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A40805"/>
    <w:multiLevelType w:val="hybridMultilevel"/>
    <w:tmpl w:val="B9D244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704474254">
    <w:abstractNumId w:val="10"/>
  </w:num>
  <w:num w:numId="2" w16cid:durableId="1182279118">
    <w:abstractNumId w:val="2"/>
  </w:num>
  <w:num w:numId="3" w16cid:durableId="83192768">
    <w:abstractNumId w:val="1"/>
  </w:num>
  <w:num w:numId="4" w16cid:durableId="1311791867">
    <w:abstractNumId w:val="9"/>
  </w:num>
  <w:num w:numId="5" w16cid:durableId="171183208">
    <w:abstractNumId w:val="6"/>
  </w:num>
  <w:num w:numId="6" w16cid:durableId="1268463963">
    <w:abstractNumId w:val="7"/>
  </w:num>
  <w:num w:numId="7" w16cid:durableId="4393726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5"/>
  </w:num>
  <w:num w:numId="9" w16cid:durableId="1950312838">
    <w:abstractNumId w:val="4"/>
  </w:num>
  <w:num w:numId="10" w16cid:durableId="881602541">
    <w:abstractNumId w:val="8"/>
  </w:num>
  <w:num w:numId="11" w16cid:durableId="830146748">
    <w:abstractNumId w:val="0"/>
  </w:num>
  <w:num w:numId="12" w16cid:durableId="947540831">
    <w:abstractNumId w:val="12"/>
  </w:num>
  <w:num w:numId="13" w16cid:durableId="1525364928">
    <w:abstractNumId w:val="11"/>
  </w:num>
  <w:num w:numId="14" w16cid:durableId="90784027">
    <w:abstractNumId w:val="13"/>
  </w:num>
  <w:num w:numId="15" w16cid:durableId="169241364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riberto Espino Montelongo">
    <w15:presenceInfo w15:providerId="AD" w15:userId="S::heriberto.espinomo@udlap.mx::cb6ef4c6-fe9f-4bed-893b-a9303efd41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46"/>
    <w:rsid w:val="00002FAF"/>
    <w:rsid w:val="00021C0F"/>
    <w:rsid w:val="00023182"/>
    <w:rsid w:val="00024557"/>
    <w:rsid w:val="00031B79"/>
    <w:rsid w:val="00032053"/>
    <w:rsid w:val="0003442C"/>
    <w:rsid w:val="00035720"/>
    <w:rsid w:val="000403AE"/>
    <w:rsid w:val="00050683"/>
    <w:rsid w:val="00053B2E"/>
    <w:rsid w:val="000650E5"/>
    <w:rsid w:val="00067023"/>
    <w:rsid w:val="00081747"/>
    <w:rsid w:val="00085D7A"/>
    <w:rsid w:val="00087AFE"/>
    <w:rsid w:val="000968E1"/>
    <w:rsid w:val="000B224E"/>
    <w:rsid w:val="000C21BE"/>
    <w:rsid w:val="000D4F4C"/>
    <w:rsid w:val="000F2C11"/>
    <w:rsid w:val="000F400B"/>
    <w:rsid w:val="00107BE3"/>
    <w:rsid w:val="001129C4"/>
    <w:rsid w:val="00114406"/>
    <w:rsid w:val="00124A09"/>
    <w:rsid w:val="001467F7"/>
    <w:rsid w:val="0014692A"/>
    <w:rsid w:val="00152AB3"/>
    <w:rsid w:val="0016781F"/>
    <w:rsid w:val="00170C54"/>
    <w:rsid w:val="001743EC"/>
    <w:rsid w:val="00180047"/>
    <w:rsid w:val="001909A4"/>
    <w:rsid w:val="0019206C"/>
    <w:rsid w:val="001B020C"/>
    <w:rsid w:val="001B0334"/>
    <w:rsid w:val="001B2E51"/>
    <w:rsid w:val="001C2301"/>
    <w:rsid w:val="001E74A0"/>
    <w:rsid w:val="001E7EDB"/>
    <w:rsid w:val="001F1173"/>
    <w:rsid w:val="001F2329"/>
    <w:rsid w:val="001F512A"/>
    <w:rsid w:val="00201147"/>
    <w:rsid w:val="0020677E"/>
    <w:rsid w:val="002175B1"/>
    <w:rsid w:val="00233A4C"/>
    <w:rsid w:val="00234ABB"/>
    <w:rsid w:val="00235C31"/>
    <w:rsid w:val="002577ED"/>
    <w:rsid w:val="00262D2F"/>
    <w:rsid w:val="00276A37"/>
    <w:rsid w:val="002775B6"/>
    <w:rsid w:val="00282E76"/>
    <w:rsid w:val="00285E41"/>
    <w:rsid w:val="002947C5"/>
    <w:rsid w:val="002A0FE5"/>
    <w:rsid w:val="002D39DA"/>
    <w:rsid w:val="002D7B8E"/>
    <w:rsid w:val="002E2421"/>
    <w:rsid w:val="002F221E"/>
    <w:rsid w:val="002F22C0"/>
    <w:rsid w:val="00305C29"/>
    <w:rsid w:val="0031286C"/>
    <w:rsid w:val="00313303"/>
    <w:rsid w:val="00323232"/>
    <w:rsid w:val="00350D99"/>
    <w:rsid w:val="00357347"/>
    <w:rsid w:val="0036091A"/>
    <w:rsid w:val="0037523B"/>
    <w:rsid w:val="003913E5"/>
    <w:rsid w:val="003B2106"/>
    <w:rsid w:val="003F021E"/>
    <w:rsid w:val="003F31F7"/>
    <w:rsid w:val="003F66C1"/>
    <w:rsid w:val="00402320"/>
    <w:rsid w:val="004063A4"/>
    <w:rsid w:val="004404D1"/>
    <w:rsid w:val="00442B35"/>
    <w:rsid w:val="0044398E"/>
    <w:rsid w:val="00474613"/>
    <w:rsid w:val="0048247F"/>
    <w:rsid w:val="00487681"/>
    <w:rsid w:val="004A4B26"/>
    <w:rsid w:val="004B29E3"/>
    <w:rsid w:val="004B7312"/>
    <w:rsid w:val="004C0A1B"/>
    <w:rsid w:val="004C0A56"/>
    <w:rsid w:val="004C1E98"/>
    <w:rsid w:val="004C2573"/>
    <w:rsid w:val="004E5AE4"/>
    <w:rsid w:val="00533E1B"/>
    <w:rsid w:val="00550D56"/>
    <w:rsid w:val="00552B90"/>
    <w:rsid w:val="0056364D"/>
    <w:rsid w:val="0059348A"/>
    <w:rsid w:val="00597D58"/>
    <w:rsid w:val="005A170E"/>
    <w:rsid w:val="005A2567"/>
    <w:rsid w:val="005B27C9"/>
    <w:rsid w:val="005B43C2"/>
    <w:rsid w:val="005C18AE"/>
    <w:rsid w:val="005C2379"/>
    <w:rsid w:val="005C68BC"/>
    <w:rsid w:val="005D2F99"/>
    <w:rsid w:val="005E2D10"/>
    <w:rsid w:val="005E69DC"/>
    <w:rsid w:val="005F0DEA"/>
    <w:rsid w:val="005F12E8"/>
    <w:rsid w:val="005F4497"/>
    <w:rsid w:val="005F5E3C"/>
    <w:rsid w:val="006068E5"/>
    <w:rsid w:val="00613800"/>
    <w:rsid w:val="006209FC"/>
    <w:rsid w:val="00621141"/>
    <w:rsid w:val="00636D0A"/>
    <w:rsid w:val="00645190"/>
    <w:rsid w:val="00646CD8"/>
    <w:rsid w:val="006514FE"/>
    <w:rsid w:val="0065173B"/>
    <w:rsid w:val="00657B02"/>
    <w:rsid w:val="00660F88"/>
    <w:rsid w:val="00664CEC"/>
    <w:rsid w:val="006774B8"/>
    <w:rsid w:val="006909A2"/>
    <w:rsid w:val="00694E0B"/>
    <w:rsid w:val="006A33B3"/>
    <w:rsid w:val="006B68F3"/>
    <w:rsid w:val="006B7893"/>
    <w:rsid w:val="006C32BD"/>
    <w:rsid w:val="006C60F0"/>
    <w:rsid w:val="006D1B3E"/>
    <w:rsid w:val="006E42E3"/>
    <w:rsid w:val="006F18B8"/>
    <w:rsid w:val="006F6F5A"/>
    <w:rsid w:val="007054D1"/>
    <w:rsid w:val="007244EB"/>
    <w:rsid w:val="00732E46"/>
    <w:rsid w:val="00756915"/>
    <w:rsid w:val="00761ACD"/>
    <w:rsid w:val="00771AA2"/>
    <w:rsid w:val="0079331D"/>
    <w:rsid w:val="007938DE"/>
    <w:rsid w:val="007A2DEB"/>
    <w:rsid w:val="007B07C3"/>
    <w:rsid w:val="007B38DE"/>
    <w:rsid w:val="007B62A7"/>
    <w:rsid w:val="007C410D"/>
    <w:rsid w:val="007C5FE2"/>
    <w:rsid w:val="007E5119"/>
    <w:rsid w:val="007E713A"/>
    <w:rsid w:val="007F4FB6"/>
    <w:rsid w:val="0080720F"/>
    <w:rsid w:val="00810E2F"/>
    <w:rsid w:val="00813371"/>
    <w:rsid w:val="00825B20"/>
    <w:rsid w:val="00827FB8"/>
    <w:rsid w:val="008313C6"/>
    <w:rsid w:val="008334DC"/>
    <w:rsid w:val="00851B4D"/>
    <w:rsid w:val="00873A3D"/>
    <w:rsid w:val="00874977"/>
    <w:rsid w:val="008856C3"/>
    <w:rsid w:val="0089298D"/>
    <w:rsid w:val="008B29CA"/>
    <w:rsid w:val="008E1FF8"/>
    <w:rsid w:val="008E4F03"/>
    <w:rsid w:val="00932FBA"/>
    <w:rsid w:val="009454A2"/>
    <w:rsid w:val="00954BD6"/>
    <w:rsid w:val="009616BC"/>
    <w:rsid w:val="0096199E"/>
    <w:rsid w:val="009667DE"/>
    <w:rsid w:val="00986618"/>
    <w:rsid w:val="009A0AA6"/>
    <w:rsid w:val="009A4A8D"/>
    <w:rsid w:val="009B429F"/>
    <w:rsid w:val="009C1861"/>
    <w:rsid w:val="009D0B85"/>
    <w:rsid w:val="009E2C51"/>
    <w:rsid w:val="009E73E3"/>
    <w:rsid w:val="00A21BEC"/>
    <w:rsid w:val="00A251BE"/>
    <w:rsid w:val="00A26A6A"/>
    <w:rsid w:val="00A27561"/>
    <w:rsid w:val="00A320DF"/>
    <w:rsid w:val="00A41540"/>
    <w:rsid w:val="00A44ADC"/>
    <w:rsid w:val="00A46388"/>
    <w:rsid w:val="00A530D2"/>
    <w:rsid w:val="00A6122B"/>
    <w:rsid w:val="00A65256"/>
    <w:rsid w:val="00A80BDA"/>
    <w:rsid w:val="00A841F0"/>
    <w:rsid w:val="00A853F3"/>
    <w:rsid w:val="00AA5225"/>
    <w:rsid w:val="00AB06D2"/>
    <w:rsid w:val="00AB4C22"/>
    <w:rsid w:val="00AC0FD4"/>
    <w:rsid w:val="00AD1CC4"/>
    <w:rsid w:val="00AF3089"/>
    <w:rsid w:val="00AF512C"/>
    <w:rsid w:val="00AF74E6"/>
    <w:rsid w:val="00AF7928"/>
    <w:rsid w:val="00B05CCE"/>
    <w:rsid w:val="00B07BB7"/>
    <w:rsid w:val="00B10AF1"/>
    <w:rsid w:val="00B1558A"/>
    <w:rsid w:val="00B16043"/>
    <w:rsid w:val="00B33D4A"/>
    <w:rsid w:val="00B43226"/>
    <w:rsid w:val="00B51AB6"/>
    <w:rsid w:val="00B54450"/>
    <w:rsid w:val="00B60677"/>
    <w:rsid w:val="00B61D58"/>
    <w:rsid w:val="00B630FA"/>
    <w:rsid w:val="00B67CE6"/>
    <w:rsid w:val="00B75EAD"/>
    <w:rsid w:val="00B83635"/>
    <w:rsid w:val="00BA32A9"/>
    <w:rsid w:val="00BC0495"/>
    <w:rsid w:val="00BD71C6"/>
    <w:rsid w:val="00BE4774"/>
    <w:rsid w:val="00BE7217"/>
    <w:rsid w:val="00C04F49"/>
    <w:rsid w:val="00C11CEA"/>
    <w:rsid w:val="00C16047"/>
    <w:rsid w:val="00C25825"/>
    <w:rsid w:val="00C52CA4"/>
    <w:rsid w:val="00C52F3D"/>
    <w:rsid w:val="00C54B70"/>
    <w:rsid w:val="00C64D24"/>
    <w:rsid w:val="00C72820"/>
    <w:rsid w:val="00C7592D"/>
    <w:rsid w:val="00C821C0"/>
    <w:rsid w:val="00C9162C"/>
    <w:rsid w:val="00CB1C05"/>
    <w:rsid w:val="00CB5CB4"/>
    <w:rsid w:val="00CC21A8"/>
    <w:rsid w:val="00CC5668"/>
    <w:rsid w:val="00CD54DC"/>
    <w:rsid w:val="00CF48E2"/>
    <w:rsid w:val="00D050EC"/>
    <w:rsid w:val="00D05F12"/>
    <w:rsid w:val="00D10AC8"/>
    <w:rsid w:val="00D20E00"/>
    <w:rsid w:val="00D33A94"/>
    <w:rsid w:val="00D55332"/>
    <w:rsid w:val="00D66528"/>
    <w:rsid w:val="00D76E7E"/>
    <w:rsid w:val="00D83AF6"/>
    <w:rsid w:val="00D868B8"/>
    <w:rsid w:val="00D87F8B"/>
    <w:rsid w:val="00D96CC5"/>
    <w:rsid w:val="00DA30CF"/>
    <w:rsid w:val="00DA34C3"/>
    <w:rsid w:val="00DA5A9A"/>
    <w:rsid w:val="00DB3364"/>
    <w:rsid w:val="00DB4355"/>
    <w:rsid w:val="00DC758F"/>
    <w:rsid w:val="00DD7F24"/>
    <w:rsid w:val="00DF4319"/>
    <w:rsid w:val="00DF6629"/>
    <w:rsid w:val="00E05735"/>
    <w:rsid w:val="00E2077B"/>
    <w:rsid w:val="00E247D3"/>
    <w:rsid w:val="00E30D60"/>
    <w:rsid w:val="00E34A04"/>
    <w:rsid w:val="00E45781"/>
    <w:rsid w:val="00E57D3D"/>
    <w:rsid w:val="00E625A7"/>
    <w:rsid w:val="00E653B5"/>
    <w:rsid w:val="00E65DF7"/>
    <w:rsid w:val="00E90136"/>
    <w:rsid w:val="00EA2431"/>
    <w:rsid w:val="00EA352F"/>
    <w:rsid w:val="00EC35CE"/>
    <w:rsid w:val="00EE01E7"/>
    <w:rsid w:val="00EE02E8"/>
    <w:rsid w:val="00EF6430"/>
    <w:rsid w:val="00F22A05"/>
    <w:rsid w:val="00F241A9"/>
    <w:rsid w:val="00F33F99"/>
    <w:rsid w:val="00F440E5"/>
    <w:rsid w:val="00F63565"/>
    <w:rsid w:val="00F65A70"/>
    <w:rsid w:val="00F67007"/>
    <w:rsid w:val="00F90263"/>
    <w:rsid w:val="00FA6C74"/>
    <w:rsid w:val="00FB41DF"/>
    <w:rsid w:val="00FC6369"/>
    <w:rsid w:val="00FD69D2"/>
    <w:rsid w:val="00FF4CDD"/>
    <w:rsid w:val="2B9DF16F"/>
    <w:rsid w:val="30D88D7D"/>
    <w:rsid w:val="701F6E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15:docId w15:val="{52CFB34D-E76A-4136-B200-7AB06C5AF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332"/>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styleId="UnresolvedMention">
    <w:name w:val="Unresolved Mention"/>
    <w:basedOn w:val="DefaultParagraphFont"/>
    <w:uiPriority w:val="99"/>
    <w:semiHidden/>
    <w:unhideWhenUsed/>
    <w:rsid w:val="00BD71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010152">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0733655">
      <w:bodyDiv w:val="1"/>
      <w:marLeft w:val="0"/>
      <w:marRight w:val="0"/>
      <w:marTop w:val="0"/>
      <w:marBottom w:val="0"/>
      <w:divBdr>
        <w:top w:val="none" w:sz="0" w:space="0" w:color="auto"/>
        <w:left w:val="none" w:sz="0" w:space="0" w:color="auto"/>
        <w:bottom w:val="none" w:sz="0" w:space="0" w:color="auto"/>
        <w:right w:val="none" w:sz="0" w:space="0" w:color="auto"/>
      </w:divBdr>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5" Type="http://schemas.openxmlformats.org/officeDocument/2006/relationships/settings" Target="settings.xml"/><Relationship Id="rId15" Type="http://schemas.microsoft.com/office/2011/relationships/people" Target="people.xml"/><Relationship Id="rId10" Type="http://schemas.openxmlformats.org/officeDocument/2006/relationships/hyperlink" Target="https://www.airbnb.com/rooms/1069639453928699561"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1551</Words>
  <Characters>8596</Characters>
  <Application>Microsoft Office Word</Application>
  <DocSecurity>0</DocSecurity>
  <Lines>199</Lines>
  <Paragraphs>27</Paragraphs>
  <ScaleCrop>false</ScaleCrop>
  <Company/>
  <LinksUpToDate>false</LinksUpToDate>
  <CharactersWithSpaces>10120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Heriberto Espino Montelongo</dc:creator>
  <cp:lastModifiedBy>Heriberto Espino Montelongo</cp:lastModifiedBy>
  <cp:revision>2</cp:revision>
  <cp:lastPrinted>2025-04-30T11:05:00Z</cp:lastPrinted>
  <dcterms:created xsi:type="dcterms:W3CDTF">2025-12-02T00:58:00Z</dcterms:created>
  <dcterms:modified xsi:type="dcterms:W3CDTF">2025-12-02T00:58:00Z</dcterms:modified>
</cp:coreProperties>
</file>